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КОНТРОЛЬНО-ИЗМЕРИТЕЛЬНЫЕ МАТЕРИАЛЫ (КИМ)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Модуль 2. Дополнительные главы алгебры</w:t>
      </w:r>
    </w:p>
    <w:p w:rsidR="00000000" w:rsidDel="00000000" w:rsidP="00000000" w:rsidRDefault="00000000" w:rsidRPr="00000000" w14:paraId="00000003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 ПАСПОРТ КИМ МОДУЛЯ 2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2211"/>
        <w:gridCol w:w="9069"/>
        <w:tblGridChange w:id="0">
          <w:tblGrid>
            <w:gridCol w:w="2211"/>
            <w:gridCol w:w="90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Формируемые 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MF-5 (Способен применять продвинутые математические методы для решения сложных задач ИИ и разработки новых алгоритмов)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Проверяемые индикаторы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MF-5.1, MF-5.2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Цель КИМ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Оценить уровень сформированности компетенций в области линейной алгебры: теория линейных пространств и операторов, сингулярное разложение (SVD), спектральный анализ, тензоры и их применение в задачах машинного обучения для ролей ML Engineer и AI Architect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Формы контроля (ОС)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Текущий: ОС-2 (практические задачи / типовые расчёты), </w:t>
            </w:r>
          </w:p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ОС-4 (тесты)</w:t>
              <w:br w:type="textWrapping"/>
              <w:t xml:space="preserve">Рубежный: ОС-1 (лабораторные работы)</w:t>
              <w:br w:type="textWrapping"/>
              <w:t xml:space="preserve">Промежуточный: ОС-5 (зачёт)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Шкала оценивания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10-балльная, в соответствии с ФОС (п. 1.4)</w:t>
            </w:r>
          </w:p>
        </w:tc>
      </w:tr>
    </w:tbl>
    <w:p w:rsidR="00000000" w:rsidDel="00000000" w:rsidP="00000000" w:rsidRDefault="00000000" w:rsidRPr="00000000" w14:paraId="00000012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 СОДЕРЖАНИЕ ТЕКУЩЕГО КОНТРОЛЯ (ОС-2,  ОС-4)</w:t>
      </w:r>
    </w:p>
    <w:p w:rsidR="00000000" w:rsidDel="00000000" w:rsidP="00000000" w:rsidRDefault="00000000" w:rsidRPr="00000000" w14:paraId="00000014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2.1. Практические задачи (ОС-2) — типовые расчёты по модулю 2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     Оценочное средство: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ОС-2 (практические задачи / типовые расчёты)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     Форма контроля: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Текущий (письменное решение + устная защита)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     Роли по КРМ: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ML Engineer (MLE), AI Architect (AIA)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     Вес в итоговой оценке: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15%</w:t>
      </w:r>
    </w:p>
    <w:p w:rsidR="00000000" w:rsidDel="00000000" w:rsidP="00000000" w:rsidRDefault="00000000" w:rsidRPr="00000000" w14:paraId="00000019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Структура оценивания ОС-2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Оценка за типовой расчёт выставляется по 10-балльной шкале и складывается из трёх составляющих: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115"/>
        <w:gridCol w:w="920"/>
        <w:gridCol w:w="7245"/>
        <w:tblGridChange w:id="0">
          <w:tblGrid>
            <w:gridCol w:w="3115"/>
            <w:gridCol w:w="920"/>
            <w:gridCol w:w="72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Составляющая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Корректность письменного решения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Правильность применения математического аппарата, точность вычислений, полнота решения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Устный опрос (защита)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Ответы на вопросы преподавателя по теории и ходу решения, понимание, а не механическое списывание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Обоснование и интерпретация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Пояснение шагов решения, интерпретация результата в контексте задач ML, соответствие роли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ind w:firstLine="54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Пример заданий </w:t>
      </w:r>
    </w:p>
    <w:p w:rsidR="00000000" w:rsidDel="00000000" w:rsidP="00000000" w:rsidRDefault="00000000" w:rsidRPr="00000000" w14:paraId="0000002B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Линейная зависимость систем векторов.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Базис и размерность ЛП. </w:t>
      </w:r>
    </w:p>
    <w:p w:rsidR="00000000" w:rsidDel="00000000" w:rsidP="00000000" w:rsidRDefault="00000000" w:rsidRPr="00000000" w14:paraId="0000002D">
      <w:pPr>
        <w:shd w:fill="ffffff" w:val="clear"/>
        <w:ind w:firstLine="540"/>
        <w:jc w:val="both"/>
        <w:rPr>
          <w:rFonts w:ascii="Arial" w:cs="Arial" w:eastAsia="Arial" w:hAnsi="Arial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ind w:firstLine="54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Задание №1. Линейная зависимость системы векторов в линейном пространстве.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Исследовать на линейную зависимость систему (многочленов, матриц, линейных форм, вектор-столбцов), найти ее ранг.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 случае линейной зависимости найти подсистему , являющуюся максимальной линейно независимой системой (то есть базисом этой системы) Выразить векторы системы через векторы подсистемы .</w:t>
      </w:r>
    </w:p>
    <w:tbl>
      <w:tblPr>
        <w:tblStyle w:val="Table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7890"/>
        <w:tblGridChange w:id="0">
          <w:tblGrid>
            <w:gridCol w:w="990"/>
            <w:gridCol w:w="789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Вар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Система элементов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hd w:fill="ffffff" w:val="clear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Система матриц</w:t>
            </w:r>
          </w:p>
          <w:p w:rsidR="00000000" w:rsidDel="00000000" w:rsidP="00000000" w:rsidRDefault="00000000" w:rsidRPr="00000000" w14:paraId="00000034">
            <w:pPr>
              <w:shd w:fill="ffffff" w:val="clear"/>
              <w:jc w:val="both"/>
              <w:rPr>
                <w:ins w:author="Александр Николаевич Ряскин" w:id="0" w:date="2026-07-22T02:55:00Z"/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, , ,</w:t>
            </w:r>
            <w:ins w:author="Александр Николаевич Ряскин" w:id="0" w:date="2026-07-22T02:55:00Z">
              <w:r w:rsidDel="00000000" w:rsidR="00000000" w:rsidRPr="00000000">
                <w:rPr>
                  <w:rFonts w:ascii="Times New Roman" w:cs="Times New Roman" w:eastAsia="Times New Roman" w:hAnsi="Times New Roman"/>
                  <w:color w:val="0f1115"/>
                  <w:sz w:val="24"/>
                  <w:szCs w:val="24"/>
                  <w:rtl w:val="0"/>
                </w:rPr>
                <w:t xml:space="preserve">A=</w:t>
              </w:r>
              <w:r w:rsidDel="00000000" w:rsidR="00000000" w:rsidRPr="00000000">
                <w:rPr>
                  <w:rFonts w:ascii="Times New Roman" w:cs="Times New Roman" w:eastAsia="Times New Roman" w:hAnsi="Times New Roman"/>
                  <w:color w:val="0f1115"/>
                  <w:sz w:val="24"/>
                  <w:szCs w:val="24"/>
                </w:rPr>
                <w:drawing>
                  <wp:inline distB="114300" distT="114300" distL="114300" distR="114300">
                    <wp:extent cx="444500" cy="304800"/>
                    <wp:effectExtent b="0" l="0" r="0" t="0"/>
                    <wp:docPr id="64" name="image56.png"/>
                    <a:graphic>
                      <a:graphicData uri="http://schemas.openxmlformats.org/drawingml/2006/picture">
                        <pic:pic>
                          <pic:nvPicPr>
                            <pic:cNvPr id="0" name="image56.png"/>
                            <pic:cNvPicPr preferRelativeResize="0"/>
                          </pic:nvPicPr>
                          <pic:blipFill>
                            <a:blip r:embed="rId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4500" cy="304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rPr>
                  <w:rFonts w:ascii="Times New Roman" w:cs="Times New Roman" w:eastAsia="Times New Roman" w:hAnsi="Times New Roman"/>
                  <w:color w:val="0f1115"/>
                  <w:sz w:val="24"/>
                  <w:szCs w:val="24"/>
                  <w:rtl w:val="0"/>
                </w:rPr>
                <w:t xml:space="preserve">, B=</w:t>
              </w:r>
              <w:r w:rsidDel="00000000" w:rsidR="00000000" w:rsidRPr="00000000">
                <w:rPr>
                  <w:rFonts w:ascii="Times New Roman" w:cs="Times New Roman" w:eastAsia="Times New Roman" w:hAnsi="Times New Roman"/>
                  <w:color w:val="0f1115"/>
                  <w:sz w:val="24"/>
                  <w:szCs w:val="24"/>
                </w:rPr>
                <w:drawing>
                  <wp:inline distB="114300" distT="114300" distL="114300" distR="114300">
                    <wp:extent cx="444500" cy="304800"/>
                    <wp:effectExtent b="0" l="0" r="0" t="0"/>
                    <wp:docPr id="66" name="image59.png"/>
                    <a:graphic>
                      <a:graphicData uri="http://schemas.openxmlformats.org/drawingml/2006/picture">
                        <pic:pic>
                          <pic:nvPicPr>
                            <pic:cNvPr id="0" name="image59.png"/>
                            <pic:cNvPicPr preferRelativeResize="0"/>
                          </pic:nvPicPr>
                          <pic:blipFill>
                            <a:blip r:embed="rId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4500" cy="304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rPr>
                  <w:rFonts w:ascii="Times New Roman" w:cs="Times New Roman" w:eastAsia="Times New Roman" w:hAnsi="Times New Roman"/>
                  <w:color w:val="0f1115"/>
                  <w:sz w:val="24"/>
                  <w:szCs w:val="24"/>
                  <w:rtl w:val="0"/>
                </w:rPr>
                <w:t xml:space="preserve">, C=</w:t>
              </w:r>
              <w:r w:rsidDel="00000000" w:rsidR="00000000" w:rsidRPr="00000000">
                <w:rPr>
                  <w:rFonts w:ascii="Times New Roman" w:cs="Times New Roman" w:eastAsia="Times New Roman" w:hAnsi="Times New Roman"/>
                  <w:color w:val="0f1115"/>
                  <w:sz w:val="24"/>
                  <w:szCs w:val="24"/>
                </w:rPr>
                <w:drawing>
                  <wp:inline distB="114300" distT="114300" distL="114300" distR="114300">
                    <wp:extent cx="520700" cy="304800"/>
                    <wp:effectExtent b="0" l="0" r="0" t="0"/>
                    <wp:docPr id="65" name="image58.png"/>
                    <a:graphic>
                      <a:graphicData uri="http://schemas.openxmlformats.org/drawingml/2006/picture">
                        <pic:pic>
                          <pic:nvPicPr>
                            <pic:cNvPr id="0" name="image58.png"/>
                            <pic:cNvPicPr preferRelativeResize="0"/>
                          </pic:nvPicPr>
                          <pic:blipFill>
                            <a:blip r:embed="rId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20700" cy="304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rPr>
                  <w:rtl w:val="0"/>
                </w:rPr>
              </w:r>
            </w:ins>
          </w:p>
          <w:p w:rsidR="00000000" w:rsidDel="00000000" w:rsidP="00000000" w:rsidRDefault="00000000" w:rsidRPr="00000000" w14:paraId="00000035">
            <w:pPr>
              <w:shd w:fill="ffffff" w:val="clear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hd w:fill="ffffff" w:val="clear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Система многочленов , , ,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color w:val="0f1115"/>
                      <w:sz w:val="24"/>
                      <w:szCs w:val="24"/>
                    </w:rPr>
                  </m:ctrlPr>
                </m:sSupPr>
                <m:e>
                  <w:ins w:author="Александр Николаевич Ряскин" w:id="1" w:date="2026-07-22T03:19:00Z">
                    <m:r>
                      <w:rPr>
                        <w:rFonts w:ascii="Cambria Math" w:cs="Cambria Math" w:eastAsia="Cambria Math" w:hAnsi="Cambria Math"/>
                        <w:color w:val="0f1115"/>
                        <w:sz w:val="24"/>
                        <w:szCs w:val="24"/>
                      </w:rPr>
                      <m:t xml:space="preserve">3x</m:t>
                    </m:r>
                  </w:ins>
                </m:e>
                <m:sup>
                  <m:r>
                    <w:rPr>
                      <w:rFonts w:ascii="Cambria Math" w:cs="Cambria Math" w:eastAsia="Cambria Math" w:hAnsi="Cambria Math"/>
                      <w:color w:val="0f1115"/>
                      <w:sz w:val="24"/>
                      <w:szCs w:val="24"/>
                    </w:rPr>
                    <m:t xml:space="preserve">2</m:t>
                  </m:r>
                </m:sup>
              </m:sSup>
              <w:ins w:author="Александр Николаевич Ряскин" w:id="2" w:date="2026-07-22T03:19:00Z">
                <m:r>
                  <w:rPr>
                    <w:rFonts w:ascii="Cambria Math" w:cs="Cambria Math" w:eastAsia="Cambria Math" w:hAnsi="Cambria Math"/>
                    <w:color w:val="0f1115"/>
                    <w:sz w:val="24"/>
                    <w:szCs w:val="24"/>
                  </w:rPr>
                  <m:t xml:space="preserve">+2x+1, 4</m:t>
                </m:r>
              </w:ins>
              <m:sSup>
                <m:sSupPr>
                  <m:ctrlPr>
                    <w:rPr>
                      <w:rFonts w:ascii="Cambria Math" w:cs="Cambria Math" w:eastAsia="Cambria Math" w:hAnsi="Cambria Math"/>
                      <w:color w:val="0f1115"/>
                      <w:sz w:val="28"/>
                      <w:szCs w:val="28"/>
                    </w:rPr>
                  </m:ctrlPr>
                </m:sSupPr>
                <m:e>
                  <w:ins w:author="Александр Николаевич Ряскин" w:id="3" w:date="2026-07-22T03:19:00Z">
                    <m:r>
                      <w:rPr>
                        <w:rFonts w:ascii="Cambria Math" w:cs="Cambria Math" w:eastAsia="Cambria Math" w:hAnsi="Cambria Math"/>
                        <w:color w:val="0f1115"/>
                        <w:sz w:val="24"/>
                        <w:szCs w:val="24"/>
                      </w:rPr>
                      <m:t xml:space="preserve">x</m:t>
                    </m:r>
                  </w:ins>
                </m:e>
                <m:sup>
                  <m:r>
                    <w:rPr>
                      <w:rFonts w:ascii="Cambria Math" w:cs="Cambria Math" w:eastAsia="Cambria Math" w:hAnsi="Cambria Math"/>
                      <w:color w:val="0f1115"/>
                      <w:sz w:val="28"/>
                      <w:szCs w:val="28"/>
                    </w:rPr>
                    <m:t xml:space="preserve">2</m:t>
                  </m:r>
                </m:sup>
              </m:sSup>
              <w:ins w:author="Александр Николаевич Ряскин" w:id="4" w:date="2026-07-22T03:19:00Z">
                <m:r>
                  <w:rPr>
                    <w:rFonts w:ascii="Cambria Math" w:cs="Cambria Math" w:eastAsia="Cambria Math" w:hAnsi="Cambria Math"/>
                    <w:color w:val="0f1115"/>
                    <w:sz w:val="24"/>
                    <w:szCs w:val="24"/>
                  </w:rPr>
                  <m:t xml:space="preserve">+3x+2, 3</m:t>
                </m:r>
              </w:ins>
              <m:sSup>
                <m:sSupPr>
                  <m:ctrlPr>
                    <w:rPr>
                      <w:rFonts w:ascii="Cambria Math" w:cs="Cambria Math" w:eastAsia="Cambria Math" w:hAnsi="Cambria Math"/>
                      <w:color w:val="0f1115"/>
                      <w:sz w:val="28"/>
                      <w:szCs w:val="28"/>
                    </w:rPr>
                  </m:ctrlPr>
                </m:sSupPr>
                <m:e>
                  <w:ins w:author="Александр Николаевич Ряскин" w:id="5" w:date="2026-07-22T03:19:00Z">
                    <m:r>
                      <w:rPr>
                        <w:rFonts w:ascii="Cambria Math" w:cs="Cambria Math" w:eastAsia="Cambria Math" w:hAnsi="Cambria Math"/>
                        <w:color w:val="0f1115"/>
                        <w:sz w:val="24"/>
                        <w:szCs w:val="24"/>
                      </w:rPr>
                      <m:t xml:space="preserve">x</m:t>
                    </m:r>
                  </w:ins>
                </m:e>
                <m:sup>
                  <m:r>
                    <w:rPr>
                      <w:rFonts w:ascii="Cambria Math" w:cs="Cambria Math" w:eastAsia="Cambria Math" w:hAnsi="Cambria Math"/>
                      <w:color w:val="0f1115"/>
                      <w:sz w:val="28"/>
                      <w:szCs w:val="28"/>
                    </w:rPr>
                    <m:t xml:space="preserve">2</m:t>
                  </m:r>
                </m:sup>
              </m:sSup>
              <w:ins w:author="Александр Николаевич Ряскин" w:id="6" w:date="2026-07-22T03:19:00Z">
                <m:r>
                  <w:rPr>
                    <w:rFonts w:ascii="Cambria Math" w:cs="Cambria Math" w:eastAsia="Cambria Math" w:hAnsi="Cambria Math"/>
                    <w:color w:val="0f1115"/>
                    <w:sz w:val="24"/>
                    <w:szCs w:val="24"/>
                  </w:rPr>
                  <m:t xml:space="preserve">+2x+3,</m:t>
                </m:r>
              </w:ins>
              <m:sSup>
                <m:sSupPr>
                  <m:ctrlPr>
                    <w:rPr>
                      <w:rFonts w:ascii="Cambria Math" w:cs="Cambria Math" w:eastAsia="Cambria Math" w:hAnsi="Cambria Math"/>
                      <w:color w:val="0f1115"/>
                      <w:sz w:val="28"/>
                      <w:szCs w:val="28"/>
                    </w:rPr>
                  </m:ctrlPr>
                </m:sSupPr>
                <m:e>
                  <w:ins w:author="Александр Николаевич Ряскин" w:id="7" w:date="2026-07-22T03:19:00Z">
                    <m:r>
                      <w:rPr>
                        <w:rFonts w:ascii="Cambria Math" w:cs="Cambria Math" w:eastAsia="Cambria Math" w:hAnsi="Cambria Math"/>
                        <w:color w:val="0f1115"/>
                        <w:sz w:val="24"/>
                        <w:szCs w:val="24"/>
                      </w:rPr>
                      <m:t xml:space="preserve">x</m:t>
                    </m:r>
                  </w:ins>
                </m:e>
                <m:sup>
                  <m:r>
                    <w:rPr>
                      <w:rFonts w:ascii="Cambria Math" w:cs="Cambria Math" w:eastAsia="Cambria Math" w:hAnsi="Cambria Math"/>
                      <w:color w:val="0f1115"/>
                      <w:sz w:val="28"/>
                      <w:szCs w:val="28"/>
                    </w:rPr>
                    <m:t xml:space="preserve">2</m:t>
                  </m:r>
                </m:sup>
              </m:sSup>
              <w:ins w:author="Александр Николаевич Ряскин" w:id="8" w:date="2026-07-22T03:19:00Z">
                <m:r>
                  <w:rPr>
                    <w:rFonts w:ascii="Cambria Math" w:cs="Cambria Math" w:eastAsia="Cambria Math" w:hAnsi="Cambria Math"/>
                    <w:color w:val="0f1115"/>
                    <w:sz w:val="24"/>
                    <w:szCs w:val="24"/>
                  </w:rPr>
                  <m:t xml:space="preserve">+x+1 </m:t>
                </m:r>
              </w:ins>
            </m:oMath>
            <w:ins w:author="Александр Николаевич Ряскин" w:id="1" w:date="2026-07-22T03:19:00Z"/>
            <w:ins w:author="Александр Николаевич Ряскин" w:id="2" w:date="2026-07-22T03:19:00Z"/>
            <w:ins w:author="Александр Николаевич Ряскин" w:id="3" w:date="2026-07-22T03:19:00Z"/>
            <w:ins w:author="Александр Николаевич Ряскин" w:id="4" w:date="2026-07-22T03:19:00Z"/>
            <w:ins w:author="Александр Николаевич Ряскин" w:id="5" w:date="2026-07-22T03:19:00Z"/>
            <w:ins w:author="Александр Николаевич Ряскин" w:id="6" w:date="2026-07-22T03:19:00Z"/>
            <w:ins w:author="Александр Николаевич Ряскин" w:id="7" w:date="2026-07-22T03:19:00Z"/>
            <w:ins w:author="Александр Николаевич Ряскин" w:id="8" w:date="2026-07-22T03:19:00Z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hd w:fill="ffffff" w:val="clear"/>
        <w:ind w:firstLine="54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Задание №2. Базис и размерность линейного пространства решений ОСЛАУ.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Найти базис и размерность линейного пространства  решений однородной системы линейных алгебраических уравнений.</w:t>
      </w:r>
    </w:p>
    <w:tbl>
      <w:tblPr>
        <w:tblStyle w:val="Table4"/>
        <w:tblW w:w="9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4230"/>
        <w:gridCol w:w="780"/>
        <w:gridCol w:w="3975"/>
        <w:tblGridChange w:id="0">
          <w:tblGrid>
            <w:gridCol w:w="765"/>
            <w:gridCol w:w="4230"/>
            <w:gridCol w:w="780"/>
            <w:gridCol w:w="39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Вар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Вар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hd w:fill="ffffff" w:val="clear"/>
              <w:spacing w:after="240" w:befor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hd w:fill="ffffff" w:val="clear"/>
              <w:ind w:left="1060" w:hanging="776"/>
              <w:jc w:val="both"/>
              <w:rPr>
                <w:ins w:author="Александр Николаевич Ряскин" w:id="9" w:date="2026-07-22T04:02:00Z"/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ins w:author="Александр Николаевич Ряскин" w:id="9" w:date="2026-07-22T04:02:00Z">
              <w:r w:rsidDel="00000000" w:rsidR="00000000" w:rsidRPr="00000000">
                <w:rPr>
                  <w:rFonts w:ascii="Times New Roman" w:cs="Times New Roman" w:eastAsia="Times New Roman" w:hAnsi="Times New Roman"/>
                  <w:color w:val="0f1115"/>
                  <w:sz w:val="24"/>
                  <w:szCs w:val="24"/>
                </w:rPr>
                <w:drawing>
                  <wp:inline distB="114300" distT="114300" distL="114300" distR="114300">
                    <wp:extent cx="2020547" cy="810324"/>
                    <wp:effectExtent b="0" l="0" r="0" t="0"/>
                    <wp:docPr id="68" name="image61.png"/>
                    <a:graphic>
                      <a:graphicData uri="http://schemas.openxmlformats.org/drawingml/2006/picture">
                        <pic:pic>
                          <pic:nvPicPr>
                            <pic:cNvPr id="0" name="image61.png"/>
                            <pic:cNvPicPr preferRelativeResize="0"/>
                          </pic:nvPicPr>
                          <pic:blipFill>
                            <a:blip r:embed="rId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020547" cy="810324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rPr>
                  <w:rtl w:val="0"/>
                </w:rPr>
              </w:r>
            </w:ins>
          </w:p>
          <w:p w:rsidR="00000000" w:rsidDel="00000000" w:rsidP="00000000" w:rsidRDefault="00000000" w:rsidRPr="00000000" w14:paraId="00000041">
            <w:pPr>
              <w:shd w:fill="ffffff" w:val="clear"/>
              <w:spacing w:after="240" w:befor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hd w:fill="ffffff" w:val="clear"/>
              <w:spacing w:after="240" w:befor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ins w:author="Александр Николаевич Ряскин" w:id="10" w:date="2026-07-22T03:58:00Z">
              <w:r w:rsidDel="00000000" w:rsidR="00000000" w:rsidRPr="00000000">
                <w:rPr>
                  <w:rFonts w:ascii="Times New Roman" w:cs="Times New Roman" w:eastAsia="Times New Roman" w:hAnsi="Times New Roman"/>
                  <w:color w:val="0f1115"/>
                  <w:sz w:val="24"/>
                  <w:szCs w:val="24"/>
                </w:rPr>
                <w:drawing>
                  <wp:inline distB="114300" distT="114300" distL="114300" distR="114300">
                    <wp:extent cx="2222500" cy="749300"/>
                    <wp:effectExtent b="0" l="0" r="0" t="0"/>
                    <wp:docPr id="67" name="image62.png"/>
                    <a:graphic>
                      <a:graphicData uri="http://schemas.openxmlformats.org/drawingml/2006/picture">
                        <pic:pic>
                          <pic:nvPicPr>
                            <pic:cNvPr id="0" name="image62.png"/>
                            <pic:cNvPicPr preferRelativeResize="0"/>
                          </pic:nvPicPr>
                          <pic:blipFill>
                            <a:blip r:embed="rId1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22500" cy="749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rPr>
                  <w:rFonts w:ascii="Times New Roman" w:cs="Times New Roman" w:eastAsia="Times New Roman" w:hAnsi="Times New Roman"/>
                  <w:color w:val="0f1115"/>
                  <w:sz w:val="24"/>
                  <w:szCs w:val="24"/>
                  <w:rtl w:val="0"/>
                </w:rPr>
                <w:t xml:space="preserve"> </w:t>
              </w:r>
            </w:ins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hd w:fill="ffffff" w:val="clear"/>
        <w:ind w:firstLine="54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Задание №3. Базис и размерность линейного пространства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Найти базис  и размерность ЛП , порожденного вектор-столбцами. Выразить вектор-столбцы, не входящие в </w:t>
      </w:r>
      <w:ins w:author="Александр Николаевич Ряскин" w:id="11" w:date="2026-07-22T03:24:00Z">
        <w:r w:rsidDel="00000000" w:rsidR="00000000" w:rsidRPr="00000000">
          <w:rPr>
            <w:rFonts w:ascii="Times New Roman" w:cs="Times New Roman" w:eastAsia="Times New Roman" w:hAnsi="Times New Roman"/>
            <w:color w:val="0f1115"/>
            <w:sz w:val="24"/>
            <w:szCs w:val="24"/>
            <w:rtl w:val="0"/>
          </w:rPr>
          <w:t xml:space="preserve">базис</w:t>
        </w:r>
      </w:ins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через базисные вектор-столбцы.</w:t>
      </w:r>
    </w:p>
    <w:p w:rsidR="00000000" w:rsidDel="00000000" w:rsidP="00000000" w:rsidRDefault="00000000" w:rsidRPr="00000000" w14:paraId="00000047">
      <w:pPr>
        <w:shd w:fill="ffffff" w:val="clear"/>
        <w:jc w:val="both"/>
        <w:rPr>
          <w:rFonts w:ascii="Quattrocento Sans" w:cs="Quattrocento Sans" w:eastAsia="Quattrocento Sans" w:hAnsi="Quattrocento Sans"/>
          <w:color w:val="0f1115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8"/>
          <w:szCs w:val="28"/>
          <w:rtl w:val="0"/>
        </w:rPr>
        <w:t xml:space="preserve"> </w:t>
      </w:r>
      <w:ins w:author="Александр Николаевич Ряскин" w:id="12" w:date="2026-07-22T04:06:00Z">
        <w:r w:rsidDel="00000000" w:rsidR="00000000" w:rsidRPr="00000000">
          <w:rPr>
            <w:rFonts w:ascii="Quattrocento Sans" w:cs="Quattrocento Sans" w:eastAsia="Quattrocento Sans" w:hAnsi="Quattrocento Sans"/>
            <w:color w:val="0f1115"/>
            <w:sz w:val="28"/>
            <w:szCs w:val="28"/>
            <w:rtl w:val="0"/>
          </w:rPr>
          <w:t xml:space="preserve"> </w:t>
        </w:r>
        <w:r w:rsidDel="00000000" w:rsidR="00000000" w:rsidRPr="00000000">
          <w:rPr>
            <w:rFonts w:ascii="Quattrocento Sans" w:cs="Quattrocento Sans" w:eastAsia="Quattrocento Sans" w:hAnsi="Quattrocento Sans"/>
            <w:color w:val="0f1115"/>
            <w:sz w:val="28"/>
            <w:szCs w:val="28"/>
          </w:rPr>
          <w:drawing>
            <wp:inline distB="114300" distT="114300" distL="114300" distR="114300">
              <wp:extent cx="800100" cy="711200"/>
              <wp:effectExtent b="0" l="0" r="0" t="0"/>
              <wp:docPr id="71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711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Fonts w:ascii="Quattrocento Sans" w:cs="Quattrocento Sans" w:eastAsia="Quattrocento Sans" w:hAnsi="Quattrocento Sans"/>
            <w:color w:val="0f1115"/>
            <w:sz w:val="28"/>
            <w:szCs w:val="28"/>
            <w:rtl w:val="0"/>
          </w:rPr>
          <w:t xml:space="preserve"> </w:t>
        </w:r>
      </w:ins>
      <m:oMath>
        <w:ins w:author="Александр Николаевич Ряскин" w:id="12" w:date="2026-07-22T04:06:00Z">
          <m:r>
            <w:rPr>
              <w:rFonts w:ascii="Cambria Math" w:cs="Cambria Math" w:eastAsia="Cambria Math" w:hAnsi="Cambria Math"/>
              <w:color w:val="0f1115"/>
              <w:sz w:val="28"/>
              <w:szCs w:val="28"/>
              <w:vertAlign w:val="superscript"/>
              <w:rPrChange w:author="Александр Николаевич Ряскин" w:id="13" w:date="2026-07-22T04:06:00Z">
                <w:rPr>
                  <w:rFonts w:ascii="Cambria Math" w:cs="Cambria Math" w:eastAsia="Cambria Math" w:hAnsi="Cambria Math"/>
                  <w:color w:val="0f1115"/>
                  <w:sz w:val="28"/>
                  <w:szCs w:val="28"/>
                </w:rPr>
              </w:rPrChange>
            </w:rPr>
            <m:t xml:space="preserve"> </m:t>
          </m:r>
        </w:ins>
      </m:oMath>
      <w:ins w:author="Александр Николаевич Ряскин" w:id="12" w:date="2026-07-22T04:06:00Z">
        <w:r w:rsidDel="00000000" w:rsidR="00000000" w:rsidRPr="00000000">
          <w:rPr>
            <w:rFonts w:ascii="Arial" w:cs="Arial" w:eastAsia="Arial" w:hAnsi="Arial"/>
            <w:color w:val="0f1115"/>
            <w:sz w:val="40"/>
            <w:szCs w:val="40"/>
            <w:vertAlign w:val="superscript"/>
            <w:rtl w:val="0"/>
            <w:rPrChange w:author="Александр Николаевич Ряскин" w:id="14" w:date="2026-07-22T04:06:00Z">
              <w:rPr>
                <w:rFonts w:ascii="Quattrocento Sans" w:cs="Quattrocento Sans" w:eastAsia="Quattrocento Sans" w:hAnsi="Quattrocento Sans"/>
                <w:color w:val="0f1115"/>
                <w:sz w:val="28"/>
                <w:szCs w:val="28"/>
              </w:rPr>
            </w:rPrChange>
          </w:rPr>
          <w:t xml:space="preserve"> </w:t>
        </w:r>
        <w:r w:rsidDel="00000000" w:rsidR="00000000" w:rsidRPr="00000000">
          <w:rPr>
            <w:rFonts w:ascii="Arial" w:cs="Arial" w:eastAsia="Arial" w:hAnsi="Arial"/>
            <w:color w:val="0f1115"/>
            <w:sz w:val="40"/>
            <w:szCs w:val="40"/>
            <w:vertAlign w:val="superscript"/>
            <w:rPrChange w:author="Александр Николаевич Ряскин" w:id="14" w:date="2026-07-22T04:06:00Z">
              <w:rPr>
                <w:rFonts w:ascii="Quattrocento Sans" w:cs="Quattrocento Sans" w:eastAsia="Quattrocento Sans" w:hAnsi="Quattrocento Sans"/>
                <w:color w:val="0f1115"/>
                <w:sz w:val="28"/>
                <w:szCs w:val="28"/>
              </w:rPr>
            </w:rPrChange>
          </w:rPr>
          <w:drawing>
            <wp:inline distB="114300" distT="114300" distL="114300" distR="114300">
              <wp:extent cx="660400" cy="711200"/>
              <wp:effectExtent b="0" l="0" r="0" t="0"/>
              <wp:docPr id="69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711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Fonts w:ascii="Arial" w:cs="Arial" w:eastAsia="Arial" w:hAnsi="Arial"/>
            <w:color w:val="0f1115"/>
            <w:sz w:val="40"/>
            <w:szCs w:val="40"/>
            <w:vertAlign w:val="superscript"/>
            <w:rtl w:val="0"/>
            <w:rPrChange w:author="Александр Николаевич Ряскин" w:id="14" w:date="2026-07-22T04:06:00Z">
              <w:rPr>
                <w:rFonts w:ascii="Quattrocento Sans" w:cs="Quattrocento Sans" w:eastAsia="Quattrocento Sans" w:hAnsi="Quattrocento Sans"/>
                <w:color w:val="0f1115"/>
                <w:sz w:val="28"/>
                <w:szCs w:val="28"/>
              </w:rPr>
            </w:rPrChange>
          </w:rPr>
          <w:t xml:space="preserve">, </w:t>
        </w:r>
        <w:r w:rsidDel="00000000" w:rsidR="00000000" w:rsidRPr="00000000">
          <w:rPr>
            <w:rFonts w:ascii="Arial" w:cs="Arial" w:eastAsia="Arial" w:hAnsi="Arial"/>
            <w:color w:val="0f1115"/>
            <w:sz w:val="40"/>
            <w:szCs w:val="40"/>
            <w:vertAlign w:val="superscript"/>
            <w:rPrChange w:author="Александр Николаевич Ряскин" w:id="14" w:date="2026-07-22T04:06:00Z">
              <w:rPr>
                <w:rFonts w:ascii="Quattrocento Sans" w:cs="Quattrocento Sans" w:eastAsia="Quattrocento Sans" w:hAnsi="Quattrocento Sans"/>
                <w:color w:val="0f1115"/>
                <w:sz w:val="28"/>
                <w:szCs w:val="28"/>
              </w:rPr>
            </w:rPrChange>
          </w:rPr>
          <w:drawing>
            <wp:inline distB="114300" distT="114300" distL="114300" distR="114300">
              <wp:extent cx="660400" cy="711200"/>
              <wp:effectExtent b="0" l="0" r="0" t="0"/>
              <wp:docPr id="75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711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Fonts w:ascii="Arial" w:cs="Arial" w:eastAsia="Arial" w:hAnsi="Arial"/>
            <w:color w:val="0f1115"/>
            <w:sz w:val="40"/>
            <w:szCs w:val="40"/>
            <w:vertAlign w:val="superscript"/>
            <w:rtl w:val="0"/>
            <w:rPrChange w:author="Александр Николаевич Ряскин" w:id="14" w:date="2026-07-22T04:06:00Z">
              <w:rPr>
                <w:rFonts w:ascii="Quattrocento Sans" w:cs="Quattrocento Sans" w:eastAsia="Quattrocento Sans" w:hAnsi="Quattrocento Sans"/>
                <w:color w:val="0f1115"/>
                <w:sz w:val="28"/>
                <w:szCs w:val="28"/>
              </w:rPr>
            </w:rPrChange>
          </w:rPr>
          <w:t xml:space="preserve">, </w:t>
        </w:r>
        <w:r w:rsidDel="00000000" w:rsidR="00000000" w:rsidRPr="00000000">
          <w:rPr>
            <w:rFonts w:ascii="Arial" w:cs="Arial" w:eastAsia="Arial" w:hAnsi="Arial"/>
            <w:color w:val="0f1115"/>
            <w:sz w:val="40"/>
            <w:szCs w:val="40"/>
            <w:vertAlign w:val="superscript"/>
            <w:rPrChange w:author="Александр Николаевич Ряскин" w:id="14" w:date="2026-07-22T04:06:00Z">
              <w:rPr>
                <w:rFonts w:ascii="Quattrocento Sans" w:cs="Quattrocento Sans" w:eastAsia="Quattrocento Sans" w:hAnsi="Quattrocento Sans"/>
                <w:color w:val="0f1115"/>
                <w:sz w:val="28"/>
                <w:szCs w:val="28"/>
              </w:rPr>
            </w:rPrChange>
          </w:rPr>
          <w:drawing>
            <wp:inline distB="114300" distT="114300" distL="114300" distR="114300">
              <wp:extent cx="774700" cy="711200"/>
              <wp:effectExtent b="0" l="0" r="0" t="0"/>
              <wp:docPr id="73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4700" cy="711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Fonts w:ascii="Arial" w:cs="Arial" w:eastAsia="Arial" w:hAnsi="Arial"/>
            <w:color w:val="0f1115"/>
            <w:sz w:val="40"/>
            <w:szCs w:val="40"/>
            <w:vertAlign w:val="superscript"/>
            <w:rtl w:val="0"/>
            <w:rPrChange w:author="Александр Николаевич Ряскин" w:id="14" w:date="2026-07-22T04:06:00Z">
              <w:rPr>
                <w:rFonts w:ascii="Quattrocento Sans" w:cs="Quattrocento Sans" w:eastAsia="Quattrocento Sans" w:hAnsi="Quattrocento Sans"/>
                <w:color w:val="0f1115"/>
                <w:sz w:val="28"/>
                <w:szCs w:val="28"/>
              </w:rPr>
            </w:rPrChange>
          </w:rPr>
          <w:t xml:space="preserve"> </w:t>
        </w:r>
        <w:r w:rsidDel="00000000" w:rsidR="00000000" w:rsidRPr="00000000">
          <w:rPr>
            <w:rFonts w:ascii="Arial" w:cs="Arial" w:eastAsia="Arial" w:hAnsi="Arial"/>
            <w:color w:val="0f1115"/>
            <w:sz w:val="40"/>
            <w:szCs w:val="40"/>
            <w:vertAlign w:val="superscript"/>
            <w:rPrChange w:author="Александр Николаевич Ряскин" w:id="14" w:date="2026-07-22T04:06:00Z">
              <w:rPr>
                <w:rFonts w:ascii="Quattrocento Sans" w:cs="Quattrocento Sans" w:eastAsia="Quattrocento Sans" w:hAnsi="Quattrocento Sans"/>
                <w:color w:val="0f1115"/>
                <w:sz w:val="28"/>
                <w:szCs w:val="28"/>
              </w:rPr>
            </w:rPrChange>
          </w:rPr>
          <w:drawing>
            <wp:inline distB="114300" distT="114300" distL="114300" distR="114300">
              <wp:extent cx="660400" cy="711200"/>
              <wp:effectExtent b="0" l="0" r="0" t="0"/>
              <wp:docPr id="80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711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Fonts w:ascii="Arial" w:cs="Arial" w:eastAsia="Arial" w:hAnsi="Arial"/>
            <w:color w:val="0f1115"/>
            <w:sz w:val="40"/>
            <w:szCs w:val="40"/>
            <w:vertAlign w:val="superscript"/>
            <w:rtl w:val="0"/>
            <w:rPrChange w:author="Александр Николаевич Ряскин" w:id="14" w:date="2026-07-22T04:06:00Z">
              <w:rPr>
                <w:rFonts w:ascii="Quattrocento Sans" w:cs="Quattrocento Sans" w:eastAsia="Quattrocento Sans" w:hAnsi="Quattrocento Sans"/>
                <w:color w:val="0f1115"/>
                <w:sz w:val="28"/>
                <w:szCs w:val="28"/>
              </w:rPr>
            </w:rPrChange>
          </w:rPr>
          <w:t xml:space="preserve"> </w:t>
        </w:r>
      </w:ins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fffff" w:val="clear"/>
        <w:jc w:val="both"/>
        <w:rPr>
          <w:ins w:author="Александр Николаевич Ряскин" w:id="15" w:date="2026-07-22T04:17:00Z"/>
          <w:rFonts w:ascii="Quattrocento Sans" w:cs="Quattrocento Sans" w:eastAsia="Quattrocento Sans" w:hAnsi="Quattrocento Sans"/>
          <w:b w:val="1"/>
          <w:bCs w:val="1"/>
          <w:color w:val="0f1115"/>
          <w:sz w:val="28"/>
          <w:szCs w:val="28"/>
          <w:rPrChange w:author="Александр Николаевич Ряскин" w:id="16" w:date="2026-07-22T04:17:00Z">
            <w:rPr>
              <w:rFonts w:ascii="Quattrocento Sans" w:cs="Quattrocento Sans" w:eastAsia="Quattrocento Sans" w:hAnsi="Quattrocento Sans"/>
              <w:color w:val="0f1115"/>
              <w:sz w:val="28"/>
              <w:szCs w:val="28"/>
            </w:rPr>
          </w:rPrChange>
        </w:rPr>
      </w:pPr>
      <w:ins w:author="Александр Николаевич Ряскин" w:id="15" w:date="2026-07-22T04:17:0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49">
      <w:pPr>
        <w:shd w:fill="ffffff" w:val="clear"/>
        <w:jc w:val="both"/>
        <w:rPr>
          <w:color w:val="0f1115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8"/>
          <w:szCs w:val="28"/>
          <w:rtl w:val="0"/>
        </w:rPr>
        <w:t xml:space="preserve">2. </w:t>
      </w:r>
      <w:ins w:author="Александр Николаевич Ряскин" w:id="17" w:date="2026-07-22T04:18:00Z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0f1115"/>
            <w:sz w:val="28"/>
            <w:szCs w:val="28"/>
            <w:rtl w:val="0"/>
          </w:rPr>
          <w:t xml:space="preserve"> </w:t>
        </w:r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0f1115"/>
            <w:sz w:val="28"/>
            <w:szCs w:val="28"/>
          </w:rPr>
          <w:drawing>
            <wp:inline distB="114300" distT="114300" distL="114300" distR="114300">
              <wp:extent cx="800100" cy="711200"/>
              <wp:effectExtent b="0" l="0" r="0" t="0"/>
              <wp:docPr id="77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711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Fonts w:ascii="Arial" w:cs="Arial" w:eastAsia="Arial" w:hAnsi="Arial"/>
            <w:b w:val="1"/>
            <w:bCs w:val="1"/>
            <w:color w:val="0f1115"/>
            <w:sz w:val="40"/>
            <w:szCs w:val="40"/>
            <w:vertAlign w:val="superscript"/>
            <w:rtl w:val="0"/>
            <w:rPrChange w:author="Александр Николаевич Ряскин" w:id="18" w:date="2026-07-22T04:18:00Z">
              <w:rPr>
                <w:rFonts w:ascii="Quattrocento Sans" w:cs="Quattrocento Sans" w:eastAsia="Quattrocento Sans" w:hAnsi="Quattrocento Sans"/>
                <w:b w:val="1"/>
                <w:bCs w:val="1"/>
                <w:color w:val="0f1115"/>
                <w:sz w:val="28"/>
                <w:szCs w:val="28"/>
              </w:rPr>
            </w:rPrChange>
          </w:rPr>
          <w:t xml:space="preserve"> </w:t>
        </w:r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0f1115"/>
            <w:sz w:val="28"/>
            <w:szCs w:val="28"/>
            <w:rtl w:val="0"/>
          </w:rPr>
          <w:t xml:space="preserve"> </w:t>
        </w:r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0f1115"/>
            <w:sz w:val="28"/>
            <w:szCs w:val="28"/>
          </w:rPr>
          <w:drawing>
            <wp:inline distB="114300" distT="114300" distL="114300" distR="114300">
              <wp:extent cx="660400" cy="711200"/>
              <wp:effectExtent b="0" l="0" r="0" t="0"/>
              <wp:docPr id="79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711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Fonts w:ascii="Arial" w:cs="Arial" w:eastAsia="Arial" w:hAnsi="Arial"/>
            <w:b w:val="1"/>
            <w:bCs w:val="1"/>
            <w:color w:val="0f1115"/>
            <w:sz w:val="40"/>
            <w:szCs w:val="40"/>
            <w:vertAlign w:val="superscript"/>
            <w:rtl w:val="0"/>
            <w:rPrChange w:author="Александр Николаевич Ряскин" w:id="19" w:date="2026-07-22T04:18:00Z">
              <w:rPr>
                <w:rFonts w:ascii="Quattrocento Sans" w:cs="Quattrocento Sans" w:eastAsia="Quattrocento Sans" w:hAnsi="Quattrocento Sans"/>
                <w:b w:val="1"/>
                <w:bCs w:val="1"/>
                <w:color w:val="0f1115"/>
                <w:sz w:val="28"/>
                <w:szCs w:val="28"/>
              </w:rPr>
            </w:rPrChange>
          </w:rPr>
          <w:t xml:space="preserve">,</w:t>
        </w:r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0f1115"/>
            <w:sz w:val="28"/>
            <w:szCs w:val="28"/>
            <w:rtl w:val="0"/>
          </w:rPr>
          <w:t xml:space="preserve"> </w:t>
        </w:r>
        <w:r w:rsidDel="00000000" w:rsidR="00000000" w:rsidRPr="00000000">
          <w:rPr>
            <w:rFonts w:ascii="Arial" w:cs="Arial" w:eastAsia="Arial" w:hAnsi="Arial"/>
            <w:b w:val="1"/>
            <w:bCs w:val="1"/>
            <w:color w:val="0f1115"/>
            <w:sz w:val="40"/>
            <w:szCs w:val="40"/>
            <w:vertAlign w:val="superscript"/>
            <w:rtl w:val="0"/>
            <w:rPrChange w:author="Александр Николаевич Ряскин" w:id="20" w:date="2026-07-22T04:18:00Z">
              <w:rPr>
                <w:rFonts w:ascii="Quattrocento Sans" w:cs="Quattrocento Sans" w:eastAsia="Quattrocento Sans" w:hAnsi="Quattrocento Sans"/>
                <w:b w:val="1"/>
                <w:bCs w:val="1"/>
                <w:color w:val="0f1115"/>
                <w:sz w:val="28"/>
                <w:szCs w:val="28"/>
              </w:rPr>
            </w:rPrChange>
          </w:rPr>
          <w:t xml:space="preserve"> </w:t>
        </w:r>
        <w:r w:rsidDel="00000000" w:rsidR="00000000" w:rsidRPr="00000000">
          <w:rPr>
            <w:rFonts w:ascii="Arial" w:cs="Arial" w:eastAsia="Arial" w:hAnsi="Arial"/>
            <w:b w:val="1"/>
            <w:bCs w:val="1"/>
            <w:color w:val="0f1115"/>
            <w:sz w:val="40"/>
            <w:szCs w:val="40"/>
            <w:vertAlign w:val="superscript"/>
            <w:rPrChange w:author="Александр Николаевич Ряскин" w:id="20" w:date="2026-07-22T04:18:00Z">
              <w:rPr>
                <w:rFonts w:ascii="Quattrocento Sans" w:cs="Quattrocento Sans" w:eastAsia="Quattrocento Sans" w:hAnsi="Quattrocento Sans"/>
                <w:b w:val="1"/>
                <w:bCs w:val="1"/>
                <w:color w:val="0f1115"/>
                <w:sz w:val="28"/>
                <w:szCs w:val="28"/>
              </w:rPr>
            </w:rPrChange>
          </w:rPr>
          <w:drawing>
            <wp:inline distB="114300" distT="114300" distL="114300" distR="114300">
              <wp:extent cx="660400" cy="711200"/>
              <wp:effectExtent b="0" l="0" r="0" t="0"/>
              <wp:docPr id="81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711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Fonts w:ascii="Arial" w:cs="Arial" w:eastAsia="Arial" w:hAnsi="Arial"/>
            <w:b w:val="1"/>
            <w:bCs w:val="1"/>
            <w:color w:val="0f1115"/>
            <w:sz w:val="40"/>
            <w:szCs w:val="40"/>
            <w:vertAlign w:val="superscript"/>
            <w:rtl w:val="0"/>
            <w:rPrChange w:author="Александр Николаевич Ряскин" w:id="20" w:date="2026-07-22T04:18:00Z">
              <w:rPr>
                <w:rFonts w:ascii="Quattrocento Sans" w:cs="Quattrocento Sans" w:eastAsia="Quattrocento Sans" w:hAnsi="Quattrocento Sans"/>
                <w:b w:val="1"/>
                <w:bCs w:val="1"/>
                <w:color w:val="0f1115"/>
                <w:sz w:val="28"/>
                <w:szCs w:val="28"/>
              </w:rPr>
            </w:rPrChange>
          </w:rPr>
          <w:t xml:space="preserve">,</w:t>
        </w:r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0f1115"/>
            <w:sz w:val="28"/>
            <w:szCs w:val="28"/>
            <w:rtl w:val="0"/>
          </w:rPr>
          <w:t xml:space="preserve"> </w:t>
        </w:r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0f1115"/>
            <w:sz w:val="28"/>
            <w:szCs w:val="28"/>
          </w:rPr>
          <w:drawing>
            <wp:inline distB="114300" distT="114300" distL="114300" distR="114300">
              <wp:extent cx="774700" cy="711200"/>
              <wp:effectExtent b="0" l="0" r="0" t="0"/>
              <wp:docPr id="82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4700" cy="711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0f1115"/>
            <w:sz w:val="28"/>
            <w:szCs w:val="28"/>
            <w:rtl w:val="0"/>
          </w:rPr>
          <w:t xml:space="preserve"> </w:t>
        </w:r>
      </w:ins>
      <w:del w:author="Александр Николаевич Ряскин" w:id="17" w:date="2026-07-22T04:18:00Z">
        <w:r w:rsidDel="00000000" w:rsidR="00000000" w:rsidRPr="00000000">
          <w:rPr>
            <w:rFonts w:ascii="Quattrocento Sans" w:cs="Quattrocento Sans" w:eastAsia="Quattrocento Sans" w:hAnsi="Quattrocento Sans"/>
            <w:color w:val="0f1115"/>
            <w:sz w:val="28"/>
            <w:szCs w:val="28"/>
            <w:rtl w:val="0"/>
          </w:rPr>
          <w:delText xml:space="preserve">;</w:delText>
        </w:r>
      </w:del>
      <w:ins w:author="Александр Николаевич Ряскин" w:id="21" w:date="2026-07-22T04:18:00Z">
        <w:r w:rsidDel="00000000" w:rsidR="00000000" w:rsidRPr="00000000">
          <w:rPr>
            <w:rFonts w:ascii="Quattrocento Sans" w:cs="Quattrocento Sans" w:eastAsia="Quattrocento Sans" w:hAnsi="Quattrocento Sans"/>
            <w:color w:val="0f1115"/>
            <w:sz w:val="28"/>
            <w:szCs w:val="28"/>
            <w:rtl w:val="0"/>
          </w:rPr>
          <w:t xml:space="preserve">.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54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Задание 4. Формулы преобразования координат при переходе от базиса к базису. </w:t>
      </w:r>
      <w:r w:rsidDel="00000000" w:rsidR="00000000" w:rsidRPr="00000000">
        <w:rPr>
          <w:sz w:val="28"/>
          <w:szCs w:val="28"/>
          <w:rtl w:val="0"/>
        </w:rPr>
        <w:t xml:space="preserve">Дана система векторов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1098550" cy="280035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280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Доказать, что она является базисом в пространстве </w:t>
      </w:r>
      <w:r w:rsidDel="00000000" w:rsidR="00000000" w:rsidRPr="00000000">
        <w:rPr>
          <w:sz w:val="28"/>
          <w:szCs w:val="28"/>
          <w:vertAlign w:val="baseline"/>
        </w:rPr>
        <w:drawing>
          <wp:inline distB="0" distT="0" distL="114300" distR="114300">
            <wp:extent cx="231775" cy="218440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775" cy="21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, написать матрицу </w:t>
      </w:r>
      <w:r w:rsidDel="00000000" w:rsidR="00000000" w:rsidRPr="00000000">
        <w:rPr>
          <w:sz w:val="28"/>
          <w:szCs w:val="28"/>
          <w:vertAlign w:val="baseline"/>
        </w:rPr>
        <w:drawing>
          <wp:inline distB="0" distT="0" distL="114300" distR="114300">
            <wp:extent cx="149860" cy="177165"/>
            <wp:effectExtent b="0" l="0" r="0" t="0"/>
            <wp:docPr id="2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860" cy="177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перехода от стандартного базиса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1043940" cy="280035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280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пространства </w:t>
      </w:r>
      <w:r w:rsidDel="00000000" w:rsidR="00000000" w:rsidRPr="00000000">
        <w:rPr>
          <w:sz w:val="28"/>
          <w:szCs w:val="28"/>
          <w:vertAlign w:val="baseline"/>
        </w:rPr>
        <w:drawing>
          <wp:inline distB="0" distT="0" distL="114300" distR="114300">
            <wp:extent cx="231775" cy="218440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775" cy="21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к базису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1078230" cy="340995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340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.  </w:t>
      </w:r>
    </w:p>
    <w:p w:rsidR="00000000" w:rsidDel="00000000" w:rsidP="00000000" w:rsidRDefault="00000000" w:rsidRPr="00000000" w14:paraId="0000004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Написать формулы преобразования координат при преобразовании базиса. Пользуясь полученными формулами, найти координаты вектора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129539" cy="23876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238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в базисе </w:t>
      </w:r>
      <w:r w:rsidDel="00000000" w:rsidR="00000000" w:rsidRPr="00000000">
        <w:rPr>
          <w:sz w:val="28"/>
          <w:szCs w:val="28"/>
          <w:vertAlign w:val="baseline"/>
        </w:rPr>
        <w:drawing>
          <wp:inline distB="0" distT="0" distL="114300" distR="114300">
            <wp:extent cx="163830" cy="17716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77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2347595" cy="798195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595" cy="798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661670" cy="798195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670" cy="798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4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2893060" cy="798195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3060" cy="798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4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2981960" cy="79819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960" cy="798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5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2818130" cy="798195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8130" cy="798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; </w:t>
      </w:r>
    </w:p>
    <w:p w:rsidR="00000000" w:rsidDel="00000000" w:rsidP="00000000" w:rsidRDefault="00000000" w:rsidRPr="00000000" w14:paraId="0000005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2872740" cy="79819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798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5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3084195" cy="79819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798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5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54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Задание № 5.  Процесс ортогонализации Грамма-Шмидта системы векторов евклидова пространства. </w:t>
      </w:r>
      <w:r w:rsidDel="00000000" w:rsidR="00000000" w:rsidRPr="00000000">
        <w:rPr>
          <w:sz w:val="28"/>
          <w:szCs w:val="28"/>
          <w:rtl w:val="0"/>
        </w:rPr>
        <w:t xml:space="preserve">В пространстве </w:t>
      </w:r>
      <w:r w:rsidDel="00000000" w:rsidR="00000000" w:rsidRPr="00000000">
        <w:rPr>
          <w:sz w:val="28"/>
          <w:szCs w:val="28"/>
          <w:vertAlign w:val="baseline"/>
        </w:rPr>
        <w:drawing>
          <wp:inline distB="0" distT="0" distL="114300" distR="114300">
            <wp:extent cx="231775" cy="21844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775" cy="21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вектор-столбцов задан базис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1078230" cy="34099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340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. Провести процесс ортогонализации Грама-Шмидта системы векторов базиса </w:t>
      </w:r>
      <w:r w:rsidDel="00000000" w:rsidR="00000000" w:rsidRPr="00000000">
        <w:rPr>
          <w:sz w:val="28"/>
          <w:szCs w:val="28"/>
          <w:vertAlign w:val="baseline"/>
        </w:rPr>
        <w:drawing>
          <wp:inline distB="0" distT="0" distL="114300" distR="114300">
            <wp:extent cx="163830" cy="17716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77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, если в </w:t>
      </w:r>
      <w:r w:rsidDel="00000000" w:rsidR="00000000" w:rsidRPr="00000000">
        <w:rPr>
          <w:sz w:val="28"/>
          <w:szCs w:val="28"/>
          <w:vertAlign w:val="baseline"/>
        </w:rPr>
        <w:drawing>
          <wp:inline distB="0" distT="0" distL="114300" distR="114300">
            <wp:extent cx="231775" cy="21844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775" cy="21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скалярное произведение задано в стандартном виде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1043940" cy="3683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6">
      <w:pPr>
        <w:ind w:firstLine="54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9"/>
        <w:gridCol w:w="4107"/>
        <w:gridCol w:w="556"/>
        <w:gridCol w:w="4296"/>
        <w:tblGridChange w:id="0">
          <w:tblGrid>
            <w:gridCol w:w="509"/>
            <w:gridCol w:w="4107"/>
            <w:gridCol w:w="556"/>
            <w:gridCol w:w="429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Система векторов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Система векторов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46.66666666666667"/>
                <w:szCs w:val="46.66666666666667"/>
                <w:vertAlign w:val="subscript"/>
              </w:rPr>
              <w:drawing>
                <wp:inline distB="0" distT="0" distL="114300" distR="114300">
                  <wp:extent cx="2197100" cy="743585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0" cy="7435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46.66666666666667"/>
                <w:szCs w:val="46.66666666666667"/>
                <w:vertAlign w:val="subscript"/>
              </w:rPr>
              <w:drawing>
                <wp:inline distB="0" distT="0" distL="114300" distR="114300">
                  <wp:extent cx="1978660" cy="73025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660" cy="730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46.66666666666667"/>
                <w:szCs w:val="46.66666666666667"/>
                <w:vertAlign w:val="subscript"/>
              </w:rPr>
              <w:drawing>
                <wp:inline distB="0" distT="0" distL="114300" distR="114300">
                  <wp:extent cx="1965325" cy="737235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325" cy="7372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46.66666666666667"/>
                <w:szCs w:val="46.66666666666667"/>
                <w:vertAlign w:val="subscript"/>
              </w:rPr>
              <w:drawing>
                <wp:inline distB="0" distT="0" distL="114300" distR="114300">
                  <wp:extent cx="1978660" cy="70993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660" cy="709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46.66666666666667"/>
                <w:szCs w:val="46.66666666666667"/>
                <w:vertAlign w:val="subscript"/>
              </w:rPr>
              <w:drawing>
                <wp:inline distB="0" distT="0" distL="114300" distR="114300">
                  <wp:extent cx="1972310" cy="70993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310" cy="709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46.66666666666667"/>
                <w:szCs w:val="46.66666666666667"/>
                <w:vertAlign w:val="subscript"/>
              </w:rPr>
              <w:drawing>
                <wp:inline distB="0" distT="0" distL="114300" distR="114300">
                  <wp:extent cx="1978660" cy="730250"/>
                  <wp:effectExtent b="0" l="0" r="0" t="0"/>
                  <wp:docPr id="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660" cy="730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ind w:firstLine="54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54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360" w:firstLine="0"/>
        <w:jc w:val="center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Линейные операторы</w:t>
      </w:r>
    </w:p>
    <w:p w:rsidR="00000000" w:rsidDel="00000000" w:rsidP="00000000" w:rsidRDefault="00000000" w:rsidRPr="00000000" w14:paraId="0000006B">
      <w:pPr>
        <w:ind w:firstLine="540"/>
        <w:jc w:val="both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540"/>
        <w:jc w:val="both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Задание №1. Линейный оператор, его структура.</w:t>
      </w:r>
    </w:p>
    <w:p w:rsidR="00000000" w:rsidDel="00000000" w:rsidP="00000000" w:rsidRDefault="00000000" w:rsidRPr="00000000" w14:paraId="0000006D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 Задан линейный оператор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901065" cy="231775"/>
            <wp:effectExtent b="0" l="0" r="0" t="0"/>
            <wp:docPr id="78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065" cy="23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(см. табл), переводящий вектор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1043940" cy="307340"/>
            <wp:effectExtent b="0" l="0" r="0" t="0"/>
            <wp:docPr id="7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307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в вектор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695960" cy="340995"/>
            <wp:effectExtent b="0" l="0" r="0" t="0"/>
            <wp:docPr id="7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960" cy="340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. Найти матрицу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866775" cy="389255"/>
            <wp:effectExtent b="0" l="0" r="0" t="0"/>
            <wp:docPr id="7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389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этого оператора в стандартном базисе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1153160" cy="340995"/>
            <wp:effectExtent b="0" l="0" r="0" t="0"/>
            <wp:docPr id="7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3160" cy="340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линейного пространства </w:t>
      </w:r>
      <w:r w:rsidDel="00000000" w:rsidR="00000000" w:rsidRPr="00000000">
        <w:rPr>
          <w:sz w:val="28"/>
          <w:szCs w:val="28"/>
          <w:vertAlign w:val="baseline"/>
        </w:rPr>
        <w:drawing>
          <wp:inline distB="0" distT="0" distL="114300" distR="114300">
            <wp:extent cx="231775" cy="218440"/>
            <wp:effectExtent b="0" l="0" r="0" t="0"/>
            <wp:docPr id="8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775" cy="21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. Описать его структуру (образ, ранг, ядро, дефект, найти базисы образа и ядра оператора). </w:t>
      </w:r>
    </w:p>
    <w:p w:rsidR="00000000" w:rsidDel="00000000" w:rsidP="00000000" w:rsidRDefault="00000000" w:rsidRPr="00000000" w14:paraId="0000006E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 Найти матрицу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921385" cy="395605"/>
            <wp:effectExtent b="0" l="0" r="0" t="0"/>
            <wp:docPr id="86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1385" cy="395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оператора </w:t>
      </w:r>
      <w:r w:rsidDel="00000000" w:rsidR="00000000" w:rsidRPr="00000000">
        <w:rPr>
          <w:sz w:val="28"/>
          <w:szCs w:val="28"/>
          <w:vertAlign w:val="baseline"/>
        </w:rPr>
        <w:drawing>
          <wp:inline distB="0" distT="0" distL="114300" distR="114300">
            <wp:extent cx="177165" cy="177165"/>
            <wp:effectExtent b="0" l="0" r="0" t="0"/>
            <wp:docPr id="85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77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в новом базисе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1269365" cy="470534"/>
            <wp:effectExtent b="0" l="0" r="0" t="0"/>
            <wp:docPr id="84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9365" cy="470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. Проверить выполнимость равенства определителей матриц оператора в разных базисах. </w:t>
      </w:r>
    </w:p>
    <w:p w:rsidR="00000000" w:rsidDel="00000000" w:rsidP="00000000" w:rsidRDefault="00000000" w:rsidRPr="00000000" w14:paraId="0000006F">
      <w:pPr>
        <w:widowControl w:val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6"/>
        <w:gridCol w:w="8790"/>
        <w:tblGridChange w:id="0">
          <w:tblGrid>
            <w:gridCol w:w="736"/>
            <w:gridCol w:w="8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Вар</w:t>
            </w:r>
          </w:p>
        </w:tc>
        <w:tc>
          <w:tcPr/>
          <w:p w:rsidR="00000000" w:rsidDel="00000000" w:rsidP="00000000" w:rsidRDefault="00000000" w:rsidRPr="00000000" w14:paraId="00000071">
            <w:pPr>
              <w:ind w:right="-675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Соответствие </w:t>
            </w:r>
            <w:r w:rsidDel="00000000" w:rsidR="00000000" w:rsidRPr="00000000">
              <w:rPr>
                <w:sz w:val="46.66666666666667"/>
                <w:szCs w:val="46.66666666666667"/>
                <w:vertAlign w:val="subscript"/>
              </w:rPr>
              <w:drawing>
                <wp:inline distB="0" distT="0" distL="114300" distR="114300">
                  <wp:extent cx="901065" cy="231775"/>
                  <wp:effectExtent b="0" l="0" r="0" t="0"/>
                  <wp:docPr id="83" name="image72.png"/>
                  <a:graphic>
                    <a:graphicData uri="http://schemas.openxmlformats.org/drawingml/2006/picture">
                      <pic:pic>
                        <pic:nvPicPr>
                          <pic:cNvPr id="0" name="image72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065" cy="231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базис </w:t>
            </w:r>
            <w:r w:rsidDel="00000000" w:rsidR="00000000" w:rsidRPr="00000000">
              <w:rPr>
                <w:i w:val="1"/>
                <w:iCs w:val="1"/>
                <w:sz w:val="46.66666666666667"/>
                <w:szCs w:val="46.66666666666667"/>
                <w:vertAlign w:val="subscript"/>
              </w:rPr>
              <w:drawing>
                <wp:inline distB="0" distT="0" distL="114300" distR="114300">
                  <wp:extent cx="1269365" cy="470534"/>
                  <wp:effectExtent b="0" l="0" r="0" t="0"/>
                  <wp:docPr id="59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4705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46.66666666666667"/>
                <w:szCs w:val="46.66666666666667"/>
                <w:vertAlign w:val="subscript"/>
              </w:rPr>
              <w:drawing>
                <wp:inline distB="0" distT="0" distL="114300" distR="114300">
                  <wp:extent cx="3227705" cy="266065"/>
                  <wp:effectExtent b="0" l="0" r="0" t="0"/>
                  <wp:docPr id="58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705" cy="266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5">
            <w:pPr>
              <w:widowControl w:val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46.66666666666667"/>
                <w:szCs w:val="46.66666666666667"/>
                <w:vertAlign w:val="subscript"/>
              </w:rPr>
              <w:drawing>
                <wp:inline distB="0" distT="0" distL="114300" distR="114300">
                  <wp:extent cx="2654300" cy="307340"/>
                  <wp:effectExtent b="0" l="0" r="0" t="0"/>
                  <wp:docPr id="57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0" cy="307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46.66666666666667"/>
                <w:szCs w:val="46.66666666666667"/>
                <w:vertAlign w:val="subscript"/>
              </w:rPr>
              <w:drawing>
                <wp:inline distB="0" distT="0" distL="114300" distR="114300">
                  <wp:extent cx="3759835" cy="266065"/>
                  <wp:effectExtent b="0" l="0" r="0" t="0"/>
                  <wp:docPr id="56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835" cy="266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9">
            <w:pPr>
              <w:widowControl w:val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46.66666666666667"/>
                <w:szCs w:val="46.66666666666667"/>
                <w:vertAlign w:val="subscript"/>
              </w:rPr>
              <w:drawing>
                <wp:inline distB="0" distT="0" distL="114300" distR="114300">
                  <wp:extent cx="2552065" cy="307340"/>
                  <wp:effectExtent b="0" l="0" r="0" t="0"/>
                  <wp:docPr id="55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065" cy="307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46.66666666666667"/>
                <w:szCs w:val="46.66666666666667"/>
                <w:vertAlign w:val="subscript"/>
              </w:rPr>
              <w:drawing>
                <wp:inline distB="0" distT="0" distL="114300" distR="114300">
                  <wp:extent cx="3173095" cy="266065"/>
                  <wp:effectExtent b="0" l="0" r="0" t="0"/>
                  <wp:docPr id="54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3095" cy="266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D">
            <w:pPr>
              <w:widowControl w:val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46.66666666666667"/>
                <w:szCs w:val="46.66666666666667"/>
                <w:vertAlign w:val="subscript"/>
              </w:rPr>
              <w:drawing>
                <wp:inline distB="0" distT="0" distL="114300" distR="114300">
                  <wp:extent cx="2524760" cy="307340"/>
                  <wp:effectExtent b="0" l="0" r="0" t="0"/>
                  <wp:docPr id="63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760" cy="307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46.66666666666667"/>
                <w:szCs w:val="46.66666666666667"/>
                <w:vertAlign w:val="subscript"/>
              </w:rPr>
              <w:drawing>
                <wp:inline distB="0" distT="0" distL="114300" distR="114300">
                  <wp:extent cx="3439160" cy="266065"/>
                  <wp:effectExtent b="0" l="0" r="0" t="0"/>
                  <wp:docPr id="62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160" cy="266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1">
            <w:pPr>
              <w:widowControl w:val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46.66666666666667"/>
                <w:szCs w:val="46.66666666666667"/>
                <w:vertAlign w:val="subscript"/>
              </w:rPr>
              <w:drawing>
                <wp:inline distB="0" distT="0" distL="114300" distR="114300">
                  <wp:extent cx="2845435" cy="307340"/>
                  <wp:effectExtent b="0" l="0" r="0" t="0"/>
                  <wp:docPr id="61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5435" cy="307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46.66666666666667"/>
                <w:szCs w:val="46.66666666666667"/>
                <w:vertAlign w:val="subscript"/>
              </w:rPr>
              <w:drawing>
                <wp:inline distB="0" distT="0" distL="114300" distR="114300">
                  <wp:extent cx="3670935" cy="266065"/>
                  <wp:effectExtent b="0" l="0" r="0" t="0"/>
                  <wp:docPr id="60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935" cy="266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46.66666666666667"/>
                <w:szCs w:val="46.66666666666667"/>
                <w:vertAlign w:val="subscript"/>
              </w:rPr>
              <w:drawing>
                <wp:inline distB="0" distT="0" distL="114300" distR="114300">
                  <wp:extent cx="2845435" cy="307340"/>
                  <wp:effectExtent b="0" l="0" r="0" t="0"/>
                  <wp:docPr id="50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5435" cy="307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46.66666666666667"/>
                <w:szCs w:val="46.66666666666667"/>
                <w:vertAlign w:val="subscript"/>
              </w:rPr>
              <w:drawing>
                <wp:inline distB="0" distT="0" distL="114300" distR="114300">
                  <wp:extent cx="3111500" cy="266065"/>
                  <wp:effectExtent b="0" l="0" r="0" t="0"/>
                  <wp:docPr id="49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0" cy="266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9">
            <w:pPr>
              <w:widowControl w:val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46.66666666666667"/>
                <w:szCs w:val="46.66666666666667"/>
                <w:vertAlign w:val="subscript"/>
              </w:rPr>
              <w:drawing>
                <wp:inline distB="0" distT="0" distL="114300" distR="114300">
                  <wp:extent cx="2715895" cy="307340"/>
                  <wp:effectExtent b="0" l="0" r="0" t="0"/>
                  <wp:docPr id="48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895" cy="307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jc w:val="center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ind w:firstLine="567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Задание 2.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Выяснить, является ли следующее преобразование </w:t>
      </w:r>
      <w:r w:rsidDel="00000000" w:rsidR="00000000" w:rsidRPr="00000000">
        <w:rPr>
          <w:sz w:val="28"/>
          <w:szCs w:val="28"/>
          <w:vertAlign w:val="baseline"/>
        </w:rPr>
        <w:drawing>
          <wp:inline distB="0" distT="0" distL="114300" distR="114300">
            <wp:extent cx="177165" cy="177165"/>
            <wp:effectExtent b="0" l="0" r="0" t="0"/>
            <wp:docPr id="47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77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линейными оператором. Если является, то описать его структуру (найти матрицу оператора в стандартном базисе пространства, образ, ранг, ядро, дефект). </w:t>
      </w:r>
    </w:p>
    <w:p w:rsidR="00000000" w:rsidDel="00000000" w:rsidP="00000000" w:rsidRDefault="00000000" w:rsidRPr="00000000" w14:paraId="0000008C">
      <w:pPr>
        <w:widowControl w:val="0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</w:t>
      </w:r>
      <w:r w:rsidDel="00000000" w:rsidR="00000000" w:rsidRPr="00000000">
        <w:rPr>
          <w:sz w:val="28"/>
          <w:szCs w:val="28"/>
          <w:rtl w:val="0"/>
        </w:rPr>
        <w:t xml:space="preserve"> Преобразование </w:t>
      </w:r>
      <w:r w:rsidDel="00000000" w:rsidR="00000000" w:rsidRPr="00000000">
        <w:rPr>
          <w:sz w:val="28"/>
          <w:szCs w:val="28"/>
          <w:vertAlign w:val="baseline"/>
        </w:rPr>
        <w:drawing>
          <wp:inline distB="0" distT="0" distL="114300" distR="114300">
            <wp:extent cx="177165" cy="177165"/>
            <wp:effectExtent b="0" l="0" r="0" t="0"/>
            <wp:docPr id="46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77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– замена каждого вектора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852805" cy="266065"/>
            <wp:effectExtent b="0" l="0" r="0" t="0"/>
            <wp:docPr id="4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805" cy="266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геометрического пространства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218440" cy="231775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3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его зеркальным отображением относительно плоскости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416559" cy="238760"/>
            <wp:effectExtent b="0" l="0" r="0" t="0"/>
            <wp:docPr id="53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559" cy="238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E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</w:t>
      </w:r>
      <w:r w:rsidDel="00000000" w:rsidR="00000000" w:rsidRPr="00000000">
        <w:rPr>
          <w:sz w:val="28"/>
          <w:szCs w:val="28"/>
          <w:rtl w:val="0"/>
        </w:rPr>
        <w:t xml:space="preserve"> Дано линейное пространство векторов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1876425" cy="238760"/>
            <wp:effectExtent b="0" l="0" r="0" t="0"/>
            <wp:docPr id="5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38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. Преобразование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764540" cy="191135"/>
            <wp:effectExtent b="0" l="0" r="0" t="0"/>
            <wp:docPr id="5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540" cy="191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состоит в том, что у каждого вектора меняются местами вторая и третья координаты, а первая и четвертая координаты изменяют знак, то есть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2272665" cy="266065"/>
            <wp:effectExtent b="0" l="0" r="0" t="0"/>
            <wp:docPr id="4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2665" cy="266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382270" cy="266065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270" cy="266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– пространство многочленов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2388235" cy="280035"/>
            <wp:effectExtent b="0" l="0" r="0" t="0"/>
            <wp:docPr id="3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280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степеней, не превосходящих 4. Преобразование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1562735" cy="457200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– операция дифференцирования: </w:t>
      </w: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3077845" cy="484505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7845" cy="484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ind w:firstLine="54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Задание №3. Собственные значения и собственные векторы линейного оператора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Найти собственные значения и соответственные собственные векторы линейного оператора, действующего в вещественном линейном пространстве. Оператор задан матрицей в стандартном базисе пространства. </w:t>
      </w:r>
    </w:p>
    <w:p w:rsidR="00000000" w:rsidDel="00000000" w:rsidP="00000000" w:rsidRDefault="00000000" w:rsidRPr="00000000" w14:paraId="00000092">
      <w:pPr>
        <w:widowControl w:val="0"/>
        <w:ind w:firstLine="567"/>
        <w:jc w:val="both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69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"/>
        <w:gridCol w:w="2122"/>
        <w:gridCol w:w="917"/>
        <w:gridCol w:w="2277"/>
        <w:gridCol w:w="858"/>
        <w:gridCol w:w="2264"/>
        <w:tblGridChange w:id="0">
          <w:tblGrid>
            <w:gridCol w:w="832"/>
            <w:gridCol w:w="2122"/>
            <w:gridCol w:w="917"/>
            <w:gridCol w:w="2277"/>
            <w:gridCol w:w="858"/>
            <w:gridCol w:w="226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1091565" cy="798195"/>
                  <wp:effectExtent b="0" l="0" r="0" t="0"/>
                  <wp:docPr id="36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565" cy="798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1003300" cy="798195"/>
                  <wp:effectExtent b="0" l="0" r="0" t="0"/>
                  <wp:docPr id="35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0" cy="798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914400" cy="798195"/>
                  <wp:effectExtent b="0" l="0" r="0" t="0"/>
                  <wp:docPr id="34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98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1091565" cy="798195"/>
                  <wp:effectExtent b="0" l="0" r="0" t="0"/>
                  <wp:docPr id="43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565" cy="798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1091565" cy="798195"/>
                  <wp:effectExtent b="0" l="0" r="0" t="0"/>
                  <wp:docPr id="42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565" cy="798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1003300" cy="798195"/>
                  <wp:effectExtent b="0" l="0" r="0" t="0"/>
                  <wp:docPr id="27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0" cy="798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ind w:firstLine="54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54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54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firstLine="540"/>
        <w:jc w:val="both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Задание № 4. Выполнить сингулярное разложение матрицы A. Вычислить матрицу </w:t>
      </w:r>
      <w:r w:rsidDel="00000000" w:rsidR="00000000" w:rsidRPr="00000000">
        <w:rPr>
          <w:sz w:val="40"/>
          <w:szCs w:val="40"/>
          <w:vertAlign w:val="subscript"/>
        </w:rPr>
        <w:drawing>
          <wp:inline distB="0" distT="0" distL="114300" distR="114300">
            <wp:extent cx="846455" cy="293370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6455" cy="293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,  отвечающую наибольшему сингулярному числу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04470" cy="238760"/>
            <wp:effectExtent b="0" l="0" r="0" t="0"/>
            <wp:docPr id="3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470" cy="238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360" w:firstLine="0"/>
        <w:rPr>
          <w:sz w:val="40"/>
          <w:szCs w:val="40"/>
          <w:vertAlign w:val="subscript"/>
        </w:rPr>
      </w:pPr>
      <w:r w:rsidDel="00000000" w:rsidR="00000000" w:rsidRPr="00000000">
        <w:rPr>
          <w:sz w:val="40"/>
          <w:szCs w:val="40"/>
          <w:vertAlign w:val="subscript"/>
          <w:rtl w:val="0"/>
        </w:rPr>
        <w:t xml:space="preserve">1. </w:t>
      </w:r>
      <w:r w:rsidDel="00000000" w:rsidR="00000000" w:rsidRPr="00000000">
        <w:rPr>
          <w:sz w:val="40"/>
          <w:szCs w:val="40"/>
          <w:vertAlign w:val="subscript"/>
        </w:rPr>
        <w:drawing>
          <wp:inline distB="0" distT="0" distL="114300" distR="114300">
            <wp:extent cx="927735" cy="798195"/>
            <wp:effectExtent b="0" l="0" r="0" t="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7735" cy="798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0"/>
          <w:szCs w:val="40"/>
          <w:vertAlign w:val="subscript"/>
          <w:rtl w:val="0"/>
        </w:rPr>
        <w:t xml:space="preserve">             2.  </w:t>
      </w:r>
      <w:r w:rsidDel="00000000" w:rsidR="00000000" w:rsidRPr="00000000">
        <w:rPr>
          <w:sz w:val="40"/>
          <w:szCs w:val="40"/>
          <w:vertAlign w:val="subscript"/>
        </w:rPr>
        <w:drawing>
          <wp:inline distB="0" distT="0" distL="114300" distR="114300">
            <wp:extent cx="1036955" cy="518795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6955" cy="518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0"/>
          <w:szCs w:val="40"/>
          <w:vertAlign w:val="subscript"/>
          <w:rtl w:val="0"/>
        </w:rPr>
        <w:t xml:space="preserve">      3.   </w:t>
      </w:r>
      <w:r w:rsidDel="00000000" w:rsidR="00000000" w:rsidRPr="00000000">
        <w:rPr>
          <w:sz w:val="40"/>
          <w:szCs w:val="40"/>
          <w:vertAlign w:val="subscript"/>
        </w:rPr>
        <w:drawing>
          <wp:inline distB="0" distT="0" distL="114300" distR="114300">
            <wp:extent cx="894080" cy="798195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4080" cy="798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0"/>
          <w:szCs w:val="40"/>
          <w:vertAlign w:val="subscript"/>
          <w:rtl w:val="0"/>
        </w:rPr>
        <w:t xml:space="preserve">       4.  </w:t>
      </w:r>
      <w:r w:rsidDel="00000000" w:rsidR="00000000" w:rsidRPr="00000000">
        <w:rPr>
          <w:sz w:val="40"/>
          <w:szCs w:val="40"/>
          <w:vertAlign w:val="subscript"/>
        </w:rPr>
        <w:drawing>
          <wp:inline distB="0" distT="0" distL="114300" distR="114300">
            <wp:extent cx="784860" cy="51879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518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hd w:fill="ffffff" w:val="clear"/>
        <w:spacing w:after="280" w:before="280" w:line="360" w:lineRule="auto"/>
        <w:rPr>
          <w:rFonts w:ascii="Roboto" w:cs="Roboto" w:eastAsia="Roboto" w:hAnsi="Roboto"/>
          <w:color w:val="0f1115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f1115"/>
          <w:sz w:val="30"/>
          <w:szCs w:val="30"/>
          <w:rtl w:val="0"/>
        </w:rPr>
        <w:t xml:space="preserve">Вопросы для устного опроса при защите типового расчёта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Ниже приведён примерный перечень вопросов, которые преподаватель может задать студенту для проверки понимания.</w:t>
      </w:r>
    </w:p>
    <w:p w:rsidR="00000000" w:rsidDel="00000000" w:rsidP="00000000" w:rsidRDefault="00000000" w:rsidRPr="00000000" w14:paraId="000000A6">
      <w:pPr>
        <w:pStyle w:val="Heading4"/>
        <w:shd w:fill="ffffff" w:val="clear"/>
        <w:spacing w:after="280" w:before="280" w:line="420" w:lineRule="auto"/>
        <w:rPr>
          <w:rFonts w:ascii="Roboto" w:cs="Roboto" w:eastAsia="Roboto" w:hAnsi="Roboto"/>
          <w:i w:val="1"/>
          <w:iCs w:val="1"/>
          <w:color w:val="0f1115"/>
        </w:rPr>
      </w:pPr>
      <w:bookmarkStart w:colFirst="0" w:colLast="0" w:name="_5kgpkjhgf2u" w:id="0"/>
      <w:bookmarkEnd w:id="0"/>
      <w:r w:rsidDel="00000000" w:rsidR="00000000" w:rsidRPr="00000000">
        <w:rPr>
          <w:i w:val="1"/>
          <w:iCs w:val="1"/>
          <w:color w:val="0f1115"/>
          <w:rtl w:val="0"/>
        </w:rPr>
        <w:t xml:space="preserve">По Заданию №1 (линейная зависимость систем векторов)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hd w:fill="ffffff" w:val="clear"/>
        <w:spacing w:after="0" w:before="12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Что такое линейная зависимость системы векторов? Дайте определение.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Как найти ранг системы векторов? Что он показывает?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Что такое максимальная линейно независимая подсистема? Как она связана с базисом?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hd w:fill="ffffff" w:val="clear"/>
        <w:spacing w:after="24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Как выразить один вектор через другие? Как это сделать на практике?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4"/>
        <w:shd w:fill="ffffff" w:val="clear"/>
        <w:spacing w:after="280" w:before="280" w:line="420" w:lineRule="auto"/>
        <w:rPr>
          <w:rFonts w:ascii="Roboto" w:cs="Roboto" w:eastAsia="Roboto" w:hAnsi="Roboto"/>
          <w:i w:val="1"/>
          <w:iCs w:val="1"/>
          <w:color w:val="0f1115"/>
        </w:rPr>
      </w:pPr>
      <w:bookmarkStart w:colFirst="0" w:colLast="0" w:name="_c4hp9h8comeg" w:id="1"/>
      <w:bookmarkEnd w:id="1"/>
      <w:r w:rsidDel="00000000" w:rsidR="00000000" w:rsidRPr="00000000">
        <w:rPr>
          <w:i w:val="1"/>
          <w:iCs w:val="1"/>
          <w:color w:val="0f1115"/>
          <w:rtl w:val="0"/>
        </w:rPr>
        <w:t xml:space="preserve">По Заданию №2 (базис и размерность ЛП решений ОСЛАУ)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hd w:fill="ffffff" w:val="clear"/>
        <w:spacing w:after="0" w:before="12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Что такое фундаментальная система решений?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Как размерность пространства решений связана с рангом матрицы?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hd w:fill="ffffff" w:val="clear"/>
        <w:spacing w:after="24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Почему решение однородной системы образует линейное пространство?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shd w:fill="ffffff" w:val="clear"/>
        <w:spacing w:after="280" w:before="280" w:line="420" w:lineRule="auto"/>
        <w:rPr>
          <w:rFonts w:ascii="Roboto" w:cs="Roboto" w:eastAsia="Roboto" w:hAnsi="Roboto"/>
          <w:i w:val="1"/>
          <w:iCs w:val="1"/>
          <w:color w:val="0f1115"/>
        </w:rPr>
      </w:pPr>
      <w:bookmarkStart w:colFirst="0" w:colLast="0" w:name="_c9hcbv196arg" w:id="2"/>
      <w:bookmarkEnd w:id="2"/>
      <w:r w:rsidDel="00000000" w:rsidR="00000000" w:rsidRPr="00000000">
        <w:rPr>
          <w:i w:val="1"/>
          <w:iCs w:val="1"/>
          <w:color w:val="0f1115"/>
          <w:rtl w:val="0"/>
        </w:rPr>
        <w:t xml:space="preserve">По Заданию №3 (базис и размерность ЛП, порождённого вектор-столбцами)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hd w:fill="ffffff" w:val="clear"/>
        <w:spacing w:after="0" w:before="12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Что такое линейная оболочка системы векторов?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Как найти базис линейной оболочки?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hd w:fill="ffffff" w:val="clear"/>
        <w:spacing w:after="24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Что такое размерность пространства и как её определить?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4"/>
        <w:shd w:fill="ffffff" w:val="clear"/>
        <w:spacing w:after="280" w:before="280" w:line="420" w:lineRule="auto"/>
        <w:rPr>
          <w:rFonts w:ascii="Roboto" w:cs="Roboto" w:eastAsia="Roboto" w:hAnsi="Roboto"/>
          <w:i w:val="1"/>
          <w:iCs w:val="1"/>
          <w:color w:val="0f1115"/>
        </w:rPr>
      </w:pPr>
      <w:bookmarkStart w:colFirst="0" w:colLast="0" w:name="_bfa5u6o5lvuf" w:id="3"/>
      <w:bookmarkEnd w:id="3"/>
      <w:r w:rsidDel="00000000" w:rsidR="00000000" w:rsidRPr="00000000">
        <w:rPr>
          <w:i w:val="1"/>
          <w:iCs w:val="1"/>
          <w:color w:val="0f1115"/>
          <w:rtl w:val="0"/>
        </w:rPr>
        <w:t xml:space="preserve">По Заданию №4 (формулы преобразования координат)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hd w:fill="ffffff" w:val="clear"/>
        <w:spacing w:after="0" w:before="12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Что такое матрица перехода от одного базиса к другому?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Как связаны координаты вектора в разных базисах?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hd w:fill="ffffff" w:val="clear"/>
        <w:spacing w:after="24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стандартный базис в Rⁿ?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shd w:fill="ffffff" w:val="clear"/>
        <w:spacing w:after="280" w:before="280" w:line="420" w:lineRule="auto"/>
        <w:rPr>
          <w:rFonts w:ascii="Roboto" w:cs="Roboto" w:eastAsia="Roboto" w:hAnsi="Roboto"/>
          <w:i w:val="1"/>
          <w:iCs w:val="1"/>
          <w:color w:val="0f1115"/>
        </w:rPr>
      </w:pPr>
      <w:bookmarkStart w:colFirst="0" w:colLast="0" w:name="_xhcg4ccr97ba" w:id="4"/>
      <w:bookmarkEnd w:id="4"/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rtl w:val="0"/>
        </w:rPr>
        <w:t xml:space="preserve">Общие вопросы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hd w:fill="ffffff" w:val="clear"/>
        <w:spacing w:after="0" w:before="120" w:line="240" w:lineRule="auto"/>
        <w:ind w:left="720" w:hanging="36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Как полученные знания по линейной алгебре применяются в машинном обучении?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hd w:fill="ffffff" w:val="clear"/>
        <w:spacing w:after="0" w:line="240" w:lineRule="auto"/>
        <w:ind w:left="720" w:hanging="36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Какой метод вы использовали для решения и почему?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hd w:fill="ffffff" w:val="clear"/>
        <w:spacing w:after="0" w:line="240" w:lineRule="auto"/>
        <w:ind w:left="720" w:hanging="36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Как вы проверили корректность полученного результата?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hd w:fill="ffffff" w:val="clear"/>
        <w:spacing w:after="240" w:line="240" w:lineRule="auto"/>
        <w:ind w:left="720" w:hanging="36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Опишите алгоритм, который вы использовали, своими словами.</w:t>
      </w:r>
    </w:p>
    <w:p w:rsidR="00000000" w:rsidDel="00000000" w:rsidP="00000000" w:rsidRDefault="00000000" w:rsidRPr="00000000" w14:paraId="000000BC">
      <w:pPr>
        <w:shd w:fill="ffffff" w:val="clear"/>
        <w:spacing w:after="240" w:before="220" w:lineRule="auto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hd w:fill="ffffff" w:val="clear"/>
        <w:spacing w:after="280" w:before="280" w:line="360" w:lineRule="auto"/>
        <w:rPr>
          <w:rFonts w:ascii="Roboto" w:cs="Roboto" w:eastAsia="Roboto" w:hAnsi="Roboto"/>
          <w:color w:val="0f1115"/>
          <w:sz w:val="30"/>
          <w:szCs w:val="30"/>
        </w:rPr>
      </w:pPr>
      <w:bookmarkStart w:colFirst="0" w:colLast="0" w:name="_ylloki2def1c" w:id="5"/>
      <w:bookmarkEnd w:id="5"/>
      <w:r w:rsidDel="00000000" w:rsidR="00000000" w:rsidRPr="00000000">
        <w:rPr>
          <w:rFonts w:ascii="Roboto" w:cs="Roboto" w:eastAsia="Roboto" w:hAnsi="Roboto"/>
          <w:color w:val="0f1115"/>
          <w:sz w:val="30"/>
          <w:szCs w:val="30"/>
          <w:rtl w:val="0"/>
        </w:rPr>
        <w:t xml:space="preserve">Процедура проведения устного опроса</w:t>
      </w:r>
    </w:p>
    <w:tbl>
      <w:tblPr>
        <w:tblStyle w:val="Table8"/>
        <w:tblW w:w="11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0"/>
        <w:gridCol w:w="2760"/>
        <w:gridCol w:w="4260"/>
        <w:tblGridChange w:id="0">
          <w:tblGrid>
            <w:gridCol w:w="4260"/>
            <w:gridCol w:w="2760"/>
            <w:gridCol w:w="426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E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F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Длительность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0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1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 Проверка письменного 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2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До 5 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C3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Преподаватель просматривает работу, отмечает ключевые моменты для обсуждения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4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 Устный 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5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5–10 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C6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Студент отвечает на 3–5 вопросов из перечня (выбираются преподавателем)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7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 Уточняющие вопросы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8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2–3 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C9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Преподаватель задаёт вопросы по ходу решения, просит пояснить отдельные шаги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A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 Дополнительные вопросы (для высоких баллов)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B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2–3 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CC">
            <w:pPr>
              <w:shd w:fill="ffffff" w:val="clear"/>
              <w:spacing w:after="240" w:before="240" w:line="391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Вопросы на междисциплинарные связи и применение в 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Общее время защиты: 10–15 минут на студента.</w:t>
      </w:r>
    </w:p>
    <w:p w:rsidR="00000000" w:rsidDel="00000000" w:rsidP="00000000" w:rsidRDefault="00000000" w:rsidRPr="00000000" w14:paraId="000000CE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Тест (ОС-4) — примеры тестовых заданий 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Оценочное средство: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ОС-4 (тест)</w:t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Форма контроля: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Текущий (письменный или электронный)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Вес в итоговой оценке: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15%</w:t>
      </w:r>
    </w:p>
    <w:p w:rsidR="00000000" w:rsidDel="00000000" w:rsidP="00000000" w:rsidRDefault="00000000" w:rsidRPr="00000000" w14:paraId="000000D2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 (MF-5.1)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Сингулярное разложение (SVD) матрицы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позволяет представить её в виде: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hd w:fill="ffffff" w:val="clear"/>
        <w:spacing w:after="0" w:before="28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 = UΣUᵀ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 = UΣVᵀ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 = QΛQᵀ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 = LU</w:t>
      </w:r>
    </w:p>
    <w:p w:rsidR="00000000" w:rsidDel="00000000" w:rsidP="00000000" w:rsidRDefault="00000000" w:rsidRPr="00000000" w14:paraId="000000D8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 (MF-5.1)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Степенной метод используется для нахождения: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hd w:fill="ffffff" w:val="clear"/>
        <w:spacing w:after="0" w:before="28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Всех собственных значений матрицы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Наибольшего по модулю собственного значения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Наименьшего по модулю собственного значения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Сингулярного разложения</w:t>
      </w:r>
    </w:p>
    <w:p w:rsidR="00000000" w:rsidDel="00000000" w:rsidP="00000000" w:rsidRDefault="00000000" w:rsidRPr="00000000" w14:paraId="000000DE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 (MF-5.1)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Собственные значения матрицы A = [[3, 1], [1, 3]] равны: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hd w:fill="ffffff" w:val="clear"/>
        <w:spacing w:after="0" w:before="28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λ₁ = 4, λ₂ = 2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λ₁ = 3, λ₂ = 1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λ₁ = 5, λ₂ = 1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λ₁ = 2, λ₂ = 0</w:t>
      </w:r>
    </w:p>
    <w:p w:rsidR="00000000" w:rsidDel="00000000" w:rsidP="00000000" w:rsidRDefault="00000000" w:rsidRPr="00000000" w14:paraId="000000E4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 (MF-5.1)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Ранг линейного оператора — это: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hd w:fill="ffffff" w:val="clear"/>
        <w:spacing w:after="0" w:before="28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Размерность ядра оператора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Размерность образа оператора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След матрицы оператора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Определитель матрицы оператора</w:t>
      </w:r>
    </w:p>
    <w:p w:rsidR="00000000" w:rsidDel="00000000" w:rsidP="00000000" w:rsidRDefault="00000000" w:rsidRPr="00000000" w14:paraId="000000EA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5. (MF-5.2)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Теорема о спектральном разложении утверждает, что: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hd w:fill="ffffff" w:val="clear"/>
        <w:spacing w:after="0" w:before="28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Любую матрицу можно диагонализовать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Симметричную матрицу можно диагонализовать ортогональным преобразованием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Любой оператор имеет хотя бы один собственный вектор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След матрицы равен сумме сингулярных чисел</w:t>
      </w:r>
    </w:p>
    <w:p w:rsidR="00000000" w:rsidDel="00000000" w:rsidP="00000000" w:rsidRDefault="00000000" w:rsidRPr="00000000" w14:paraId="000000F0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6. (MF-5.1)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След матрицы — это: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hd w:fill="ffffff" w:val="clear"/>
        <w:spacing w:after="0" w:before="28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Сумма элементов на главной диагонали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Сумма всех элементов матрицы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Произведение элементов на главной диагонали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Определитель матрицы</w:t>
      </w:r>
    </w:p>
    <w:p w:rsidR="00000000" w:rsidDel="00000000" w:rsidP="00000000" w:rsidRDefault="00000000" w:rsidRPr="00000000" w14:paraId="000000F6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7. (MF-5.1)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Для диагонализации матрицы размера 3×3 необходимо найти: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hd w:fill="ffffff" w:val="clear"/>
        <w:spacing w:after="0" w:before="28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3 линейно независимых собственных вектора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3 линейно независимых собственных вектора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3 ортогональных собственных вектора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Все перечисленные условия</w:t>
      </w:r>
    </w:p>
    <w:p w:rsidR="00000000" w:rsidDel="00000000" w:rsidP="00000000" w:rsidRDefault="00000000" w:rsidRPr="00000000" w14:paraId="000000FC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8. (MF-5.1)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Матрица перехода от базиса e к базису f — это матрица, столбцами которой являются: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hd w:fill="ffffff" w:val="clear"/>
        <w:spacing w:after="0" w:before="28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Координаты векторов базиса e в базисе f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Координаты векторов базиса f в базисе e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Координаты векторов базиса e в стандартном базисе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Координаты векторов базиса f в стандартном базисе</w:t>
      </w:r>
    </w:p>
    <w:p w:rsidR="00000000" w:rsidDel="00000000" w:rsidP="00000000" w:rsidRDefault="00000000" w:rsidRPr="00000000" w14:paraId="00000102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9. (MF-5.1)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Сингулярные числа матрицы A — это: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hd w:fill="ffffff" w:val="clear"/>
        <w:spacing w:after="0" w:before="28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Собственные значения матрицы A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Корни характеристического многочлена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Квадратные корни из собственных значений матрицы AᵀA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Элементы главной диагонали матрицы A</w:t>
      </w:r>
    </w:p>
    <w:p w:rsidR="00000000" w:rsidDel="00000000" w:rsidP="00000000" w:rsidRDefault="00000000" w:rsidRPr="00000000" w14:paraId="00000108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10. (MF-5.2)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Тензор ранга (1,1) в ML соответствует: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hd w:fill="ffffff" w:val="clear"/>
        <w:spacing w:after="0" w:before="28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Скаляру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Вектору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Матрице (линейному оператору)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Трёхмерному массиву</w:t>
      </w:r>
    </w:p>
    <w:p w:rsidR="00000000" w:rsidDel="00000000" w:rsidP="00000000" w:rsidRDefault="00000000" w:rsidRPr="00000000" w14:paraId="0000010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hd w:fill="ffffff" w:val="clear"/>
        <w:spacing w:after="280" w:before="280" w:lineRule="auto"/>
        <w:rPr>
          <w:color w:val="0f1115"/>
          <w:sz w:val="24"/>
          <w:szCs w:val="24"/>
        </w:rPr>
      </w:pPr>
      <w:bookmarkStart w:colFirst="0" w:colLast="0" w:name="_kqwre3sfp0" w:id="6"/>
      <w:bookmarkEnd w:id="6"/>
      <w:r w:rsidDel="00000000" w:rsidR="00000000" w:rsidRPr="00000000">
        <w:rPr>
          <w:color w:val="0f1115"/>
          <w:sz w:val="24"/>
          <w:szCs w:val="24"/>
          <w:rtl w:val="0"/>
        </w:rPr>
        <w:t xml:space="preserve">Лабораторная работа (ОС-1): SVD и сжатие изображений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Применить SVD для сжатия изображения и проанализировать зависимость качества от числа сингулярных чисел.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Задание: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Загрузить изображение в оттенках серого.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Вычислить SVD матрицы изображения.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Выполнить усечённое SVD для рангов k = 5, 10, 20, 50.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Визуализировать восстановленные изображения и оценить сжатие (в процентах).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Построить график зависимости относительной ошибки Фробениуса от k.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Сделать вывод о выборе k для практического сжатия.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(Для AIA — дополнительно):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Обосновать, как спектральный анализ может быть использован для оценки устойчивости архитектуры системы к сжатию данных.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Критерии оценки (10 баллов):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789"/>
        <w:gridCol w:w="10491"/>
        <w:tblGridChange w:id="0">
          <w:tblGrid>
            <w:gridCol w:w="789"/>
            <w:gridCol w:w="104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Балл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Реализованы все пункты; проведён содержательный анализ; выводы обоснованы; код читаемый и документированный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Реализованы все пункты; анализ присутствует, но неполный; выводы сформулированы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Реализованы базовые пункты (1–3); анализ отсутствует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Задание не выполнено или содержит грубые ошибки</w:t>
            </w:r>
          </w:p>
        </w:tc>
      </w:tr>
    </w:tbl>
    <w:p w:rsidR="00000000" w:rsidDel="00000000" w:rsidP="00000000" w:rsidRDefault="00000000" w:rsidRPr="00000000" w14:paraId="00000124">
      <w:pPr>
        <w:ind w:left="360" w:firstLine="0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firstLine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" w:top="1701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Cambria Math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8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5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9.png"/><Relationship Id="rId42" Type="http://schemas.openxmlformats.org/officeDocument/2006/relationships/image" Target="media/image65.png"/><Relationship Id="rId41" Type="http://schemas.openxmlformats.org/officeDocument/2006/relationships/image" Target="media/image66.png"/><Relationship Id="rId44" Type="http://schemas.openxmlformats.org/officeDocument/2006/relationships/image" Target="media/image60.png"/><Relationship Id="rId43" Type="http://schemas.openxmlformats.org/officeDocument/2006/relationships/image" Target="media/image70.png"/><Relationship Id="rId46" Type="http://schemas.openxmlformats.org/officeDocument/2006/relationships/image" Target="media/image82.png"/><Relationship Id="rId45" Type="http://schemas.openxmlformats.org/officeDocument/2006/relationships/image" Target="media/image77.png"/><Relationship Id="rId80" Type="http://schemas.openxmlformats.org/officeDocument/2006/relationships/image" Target="media/image33.png"/><Relationship Id="rId81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1.png"/><Relationship Id="rId48" Type="http://schemas.openxmlformats.org/officeDocument/2006/relationships/image" Target="media/image52.png"/><Relationship Id="rId47" Type="http://schemas.openxmlformats.org/officeDocument/2006/relationships/image" Target="media/image75.png"/><Relationship Id="rId49" Type="http://schemas.openxmlformats.org/officeDocument/2006/relationships/image" Target="media/image47.png"/><Relationship Id="rId5" Type="http://schemas.openxmlformats.org/officeDocument/2006/relationships/styles" Target="styles.xml"/><Relationship Id="rId6" Type="http://schemas.openxmlformats.org/officeDocument/2006/relationships/image" Target="media/image56.png"/><Relationship Id="rId7" Type="http://schemas.openxmlformats.org/officeDocument/2006/relationships/image" Target="media/image59.png"/><Relationship Id="rId8" Type="http://schemas.openxmlformats.org/officeDocument/2006/relationships/image" Target="media/image58.png"/><Relationship Id="rId73" Type="http://schemas.openxmlformats.org/officeDocument/2006/relationships/image" Target="media/image39.png"/><Relationship Id="rId72" Type="http://schemas.openxmlformats.org/officeDocument/2006/relationships/image" Target="media/image38.png"/><Relationship Id="rId31" Type="http://schemas.openxmlformats.org/officeDocument/2006/relationships/image" Target="media/image14.png"/><Relationship Id="rId75" Type="http://schemas.openxmlformats.org/officeDocument/2006/relationships/image" Target="media/image26.png"/><Relationship Id="rId30" Type="http://schemas.openxmlformats.org/officeDocument/2006/relationships/image" Target="media/image10.png"/><Relationship Id="rId74" Type="http://schemas.openxmlformats.org/officeDocument/2006/relationships/image" Target="media/image35.png"/><Relationship Id="rId33" Type="http://schemas.openxmlformats.org/officeDocument/2006/relationships/image" Target="media/image13.png"/><Relationship Id="rId77" Type="http://schemas.openxmlformats.org/officeDocument/2006/relationships/image" Target="media/image36.png"/><Relationship Id="rId32" Type="http://schemas.openxmlformats.org/officeDocument/2006/relationships/image" Target="media/image6.png"/><Relationship Id="rId76" Type="http://schemas.openxmlformats.org/officeDocument/2006/relationships/image" Target="media/image22.png"/><Relationship Id="rId35" Type="http://schemas.openxmlformats.org/officeDocument/2006/relationships/image" Target="media/image9.png"/><Relationship Id="rId79" Type="http://schemas.openxmlformats.org/officeDocument/2006/relationships/image" Target="media/image31.png"/><Relationship Id="rId34" Type="http://schemas.openxmlformats.org/officeDocument/2006/relationships/image" Target="media/image2.png"/><Relationship Id="rId78" Type="http://schemas.openxmlformats.org/officeDocument/2006/relationships/image" Target="media/image20.png"/><Relationship Id="rId71" Type="http://schemas.openxmlformats.org/officeDocument/2006/relationships/image" Target="media/image23.png"/><Relationship Id="rId70" Type="http://schemas.openxmlformats.org/officeDocument/2006/relationships/image" Target="media/image25.png"/><Relationship Id="rId37" Type="http://schemas.openxmlformats.org/officeDocument/2006/relationships/image" Target="media/image5.png"/><Relationship Id="rId36" Type="http://schemas.openxmlformats.org/officeDocument/2006/relationships/image" Target="media/image7.png"/><Relationship Id="rId39" Type="http://schemas.openxmlformats.org/officeDocument/2006/relationships/image" Target="media/image18.png"/><Relationship Id="rId38" Type="http://schemas.openxmlformats.org/officeDocument/2006/relationships/image" Target="media/image4.png"/><Relationship Id="rId62" Type="http://schemas.openxmlformats.org/officeDocument/2006/relationships/image" Target="media/image78.png"/><Relationship Id="rId61" Type="http://schemas.openxmlformats.org/officeDocument/2006/relationships/image" Target="media/image40.png"/><Relationship Id="rId20" Type="http://schemas.openxmlformats.org/officeDocument/2006/relationships/image" Target="media/image1.png"/><Relationship Id="rId64" Type="http://schemas.openxmlformats.org/officeDocument/2006/relationships/image" Target="media/image46.png"/><Relationship Id="rId63" Type="http://schemas.openxmlformats.org/officeDocument/2006/relationships/image" Target="media/image43.png"/><Relationship Id="rId22" Type="http://schemas.openxmlformats.org/officeDocument/2006/relationships/image" Target="media/image24.png"/><Relationship Id="rId66" Type="http://schemas.openxmlformats.org/officeDocument/2006/relationships/image" Target="media/image34.png"/><Relationship Id="rId21" Type="http://schemas.openxmlformats.org/officeDocument/2006/relationships/image" Target="media/image37.png"/><Relationship Id="rId65" Type="http://schemas.openxmlformats.org/officeDocument/2006/relationships/image" Target="media/image27.png"/><Relationship Id="rId24" Type="http://schemas.openxmlformats.org/officeDocument/2006/relationships/image" Target="media/image17.png"/><Relationship Id="rId68" Type="http://schemas.openxmlformats.org/officeDocument/2006/relationships/image" Target="media/image29.png"/><Relationship Id="rId23" Type="http://schemas.openxmlformats.org/officeDocument/2006/relationships/image" Target="media/image11.png"/><Relationship Id="rId67" Type="http://schemas.openxmlformats.org/officeDocument/2006/relationships/image" Target="media/image32.png"/><Relationship Id="rId60" Type="http://schemas.openxmlformats.org/officeDocument/2006/relationships/image" Target="media/image41.png"/><Relationship Id="rId26" Type="http://schemas.openxmlformats.org/officeDocument/2006/relationships/image" Target="media/image19.png"/><Relationship Id="rId25" Type="http://schemas.openxmlformats.org/officeDocument/2006/relationships/image" Target="media/image16.png"/><Relationship Id="rId69" Type="http://schemas.openxmlformats.org/officeDocument/2006/relationships/image" Target="media/image30.png"/><Relationship Id="rId28" Type="http://schemas.openxmlformats.org/officeDocument/2006/relationships/image" Target="media/image12.png"/><Relationship Id="rId27" Type="http://schemas.openxmlformats.org/officeDocument/2006/relationships/image" Target="media/image8.png"/><Relationship Id="rId29" Type="http://schemas.openxmlformats.org/officeDocument/2006/relationships/image" Target="media/image15.png"/><Relationship Id="rId51" Type="http://schemas.openxmlformats.org/officeDocument/2006/relationships/image" Target="media/image48.png"/><Relationship Id="rId50" Type="http://schemas.openxmlformats.org/officeDocument/2006/relationships/image" Target="media/image49.png"/><Relationship Id="rId53" Type="http://schemas.openxmlformats.org/officeDocument/2006/relationships/image" Target="media/image57.png"/><Relationship Id="rId52" Type="http://schemas.openxmlformats.org/officeDocument/2006/relationships/image" Target="media/image51.png"/><Relationship Id="rId11" Type="http://schemas.openxmlformats.org/officeDocument/2006/relationships/image" Target="media/image64.png"/><Relationship Id="rId55" Type="http://schemas.openxmlformats.org/officeDocument/2006/relationships/image" Target="media/image53.png"/><Relationship Id="rId10" Type="http://schemas.openxmlformats.org/officeDocument/2006/relationships/image" Target="media/image62.png"/><Relationship Id="rId54" Type="http://schemas.openxmlformats.org/officeDocument/2006/relationships/image" Target="media/image55.png"/><Relationship Id="rId13" Type="http://schemas.openxmlformats.org/officeDocument/2006/relationships/image" Target="media/image67.png"/><Relationship Id="rId57" Type="http://schemas.openxmlformats.org/officeDocument/2006/relationships/image" Target="media/image42.png"/><Relationship Id="rId12" Type="http://schemas.openxmlformats.org/officeDocument/2006/relationships/image" Target="media/image63.png"/><Relationship Id="rId56" Type="http://schemas.openxmlformats.org/officeDocument/2006/relationships/image" Target="media/image50.png"/><Relationship Id="rId15" Type="http://schemas.openxmlformats.org/officeDocument/2006/relationships/image" Target="media/image71.png"/><Relationship Id="rId59" Type="http://schemas.openxmlformats.org/officeDocument/2006/relationships/image" Target="media/image44.png"/><Relationship Id="rId14" Type="http://schemas.openxmlformats.org/officeDocument/2006/relationships/image" Target="media/image79.png"/><Relationship Id="rId58" Type="http://schemas.openxmlformats.org/officeDocument/2006/relationships/image" Target="media/image45.png"/><Relationship Id="rId17" Type="http://schemas.openxmlformats.org/officeDocument/2006/relationships/image" Target="media/image73.png"/><Relationship Id="rId16" Type="http://schemas.openxmlformats.org/officeDocument/2006/relationships/image" Target="media/image68.png"/><Relationship Id="rId19" Type="http://schemas.openxmlformats.org/officeDocument/2006/relationships/image" Target="media/image21.png"/><Relationship Id="rId18" Type="http://schemas.openxmlformats.org/officeDocument/2006/relationships/image" Target="media/image7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CambriaMath-regular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